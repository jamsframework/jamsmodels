
<file path=[Content_Types].xml><?xml version="1.0" encoding="utf-8"?>
<Types xmlns="http://schemas.openxmlformats.org/package/2006/content-types">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0D6B" w:rsidRDefault="009E0D6B" w:rsidP="0027253D"/>
    <w:p w:rsidR="009E0D6B" w:rsidRDefault="009E0D6B" w:rsidP="0027253D"/>
    <w:p w:rsidR="009E0D6B" w:rsidRDefault="009E0D6B" w:rsidP="0027253D"/>
    <w:p w:rsidR="009E0D6B" w:rsidRDefault="009E0D6B" w:rsidP="0027253D"/>
    <w:tbl>
      <w:tblPr>
        <w:tblpPr w:leftFromText="141" w:rightFromText="141" w:vertAnchor="text" w:horzAnchor="margin" w:tblpXSpec="right" w:tblpY="-99"/>
        <w:tblOverlap w:val="never"/>
        <w:tblW w:w="0" w:type="auto"/>
        <w:tblLook w:val="00A0" w:firstRow="1" w:lastRow="0" w:firstColumn="1" w:lastColumn="0" w:noHBand="0" w:noVBand="0"/>
      </w:tblPr>
      <w:tblGrid>
        <w:gridCol w:w="8613"/>
      </w:tblGrid>
      <w:tr w:rsidR="00F21E48" w:rsidRPr="00FE17D5" w:rsidTr="00F21E48">
        <w:trPr>
          <w:cantSplit/>
          <w:trHeight w:val="4253"/>
        </w:trPr>
        <w:tc>
          <w:tcPr>
            <w:tcW w:w="8613" w:type="dxa"/>
            <w:vAlign w:val="bottom"/>
          </w:tcPr>
          <w:p w:rsidR="00F21E48" w:rsidRPr="0027253D" w:rsidRDefault="00F21E48" w:rsidP="00F21E48">
            <w:pPr>
              <w:pStyle w:val="TitreDoc"/>
              <w:framePr w:hSpace="0" w:wrap="auto" w:vAnchor="margin" w:hAnchor="text" w:xAlign="left" w:yAlign="inline"/>
              <w:rPr>
                <w:sz w:val="72"/>
                <w:szCs w:val="72"/>
              </w:rPr>
            </w:pPr>
            <w:r w:rsidRPr="0027253D">
              <w:rPr>
                <w:color w:val="1F497D" w:themeColor="text2"/>
                <w:sz w:val="72"/>
                <w:szCs w:val="72"/>
              </w:rPr>
              <w:t>Modélisation</w:t>
            </w:r>
            <w:r w:rsidRPr="0027253D">
              <w:rPr>
                <w:sz w:val="72"/>
                <w:szCs w:val="72"/>
              </w:rPr>
              <w:br/>
              <w:t>hydrologique distribuée du Rhône</w:t>
            </w:r>
          </w:p>
        </w:tc>
      </w:tr>
      <w:tr w:rsidR="00F21E48" w:rsidRPr="00FE17D5" w:rsidTr="00F21E48">
        <w:trPr>
          <w:cantSplit/>
        </w:trPr>
        <w:tc>
          <w:tcPr>
            <w:tcW w:w="8613" w:type="dxa"/>
          </w:tcPr>
          <w:p w:rsidR="00F21E48" w:rsidRPr="00FE17D5" w:rsidRDefault="00F21E48" w:rsidP="00F21E48">
            <w:pPr>
              <w:pStyle w:val="Sous-Titre"/>
              <w:framePr w:hSpace="0" w:wrap="auto" w:vAnchor="margin" w:hAnchor="text" w:xAlign="left" w:yAlign="inline"/>
            </w:pPr>
            <w:r w:rsidRPr="00BE34FA">
              <w:t xml:space="preserve">Rapport </w:t>
            </w:r>
            <w:r>
              <w:t xml:space="preserve">D’avancement </w:t>
            </w:r>
            <w:r w:rsidR="004C1F71">
              <w:t>n° 3</w:t>
            </w:r>
          </w:p>
        </w:tc>
      </w:tr>
    </w:tbl>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9E0D6B" w:rsidP="0027253D"/>
    <w:p w:rsidR="009E0D6B" w:rsidRPr="00A943A4" w:rsidRDefault="00A0412E" w:rsidP="0027253D">
      <w:r>
        <w:rPr>
          <w:noProof/>
          <w:lang w:eastAsia="fr-FR"/>
        </w:rPr>
        <mc:AlternateContent>
          <mc:Choice Requires="wps">
            <w:drawing>
              <wp:anchor distT="0" distB="0" distL="114300" distR="114300" simplePos="0" relativeHeight="251705344" behindDoc="0" locked="0" layoutInCell="1" allowOverlap="1" wp14:anchorId="065680DA" wp14:editId="3F99D36F">
                <wp:simplePos x="0" y="0"/>
                <wp:positionH relativeFrom="column">
                  <wp:posOffset>3287395</wp:posOffset>
                </wp:positionH>
                <wp:positionV relativeFrom="paragraph">
                  <wp:posOffset>3705225</wp:posOffset>
                </wp:positionV>
                <wp:extent cx="2495550" cy="1403985"/>
                <wp:effectExtent l="0" t="0" r="0" b="8255"/>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403985"/>
                        </a:xfrm>
                        <a:prstGeom prst="rect">
                          <a:avLst/>
                        </a:prstGeom>
                        <a:solidFill>
                          <a:srgbClr val="FFFFFF"/>
                        </a:solidFill>
                        <a:ln w="9525">
                          <a:noFill/>
                          <a:miter lim="800000"/>
                          <a:headEnd/>
                          <a:tailEnd/>
                        </a:ln>
                      </wps:spPr>
                      <wps:txbx>
                        <w:txbxContent>
                          <w:tbl>
                            <w:tblPr>
                              <w:tblW w:w="10344" w:type="dxa"/>
                              <w:tblLook w:val="00A0" w:firstRow="1" w:lastRow="0" w:firstColumn="1" w:lastColumn="0" w:noHBand="0" w:noVBand="0"/>
                            </w:tblPr>
                            <w:tblGrid>
                              <w:gridCol w:w="10344"/>
                            </w:tblGrid>
                            <w:tr w:rsidR="00D24A8F" w:rsidRPr="00FE17D5" w:rsidTr="00A0412E">
                              <w:trPr>
                                <w:cantSplit/>
                              </w:trPr>
                              <w:tc>
                                <w:tcPr>
                                  <w:tcW w:w="10344" w:type="dxa"/>
                                </w:tcPr>
                                <w:p w:rsidR="00D24A8F" w:rsidRPr="00FE17D5" w:rsidRDefault="00D24A8F" w:rsidP="00A0412E">
                                  <w:pPr>
                                    <w:pStyle w:val="Site"/>
                                  </w:pPr>
                                  <w:r>
                                    <w:t>IRSTEA LYON</w:t>
                                  </w:r>
                                </w:p>
                              </w:tc>
                            </w:tr>
                            <w:tr w:rsidR="00D24A8F" w:rsidRPr="00FE17D5" w:rsidTr="00A0412E">
                              <w:trPr>
                                <w:cantSplit/>
                              </w:trPr>
                              <w:tc>
                                <w:tcPr>
                                  <w:tcW w:w="10344" w:type="dxa"/>
                                </w:tcPr>
                                <w:p w:rsidR="00D24A8F" w:rsidRPr="00FE17D5" w:rsidRDefault="00D24A8F" w:rsidP="00A0412E">
                                  <w:pPr>
                                    <w:pStyle w:val="Adresse"/>
                                  </w:pPr>
                                  <w:r>
                                    <w:t xml:space="preserve">5 rue de la </w:t>
                                  </w:r>
                                  <w:proofErr w:type="spellStart"/>
                                  <w:r>
                                    <w:t>Doua</w:t>
                                  </w:r>
                                  <w:proofErr w:type="spellEnd"/>
                                  <w:r>
                                    <w:t xml:space="preserve"> CS70077</w:t>
                                  </w:r>
                                </w:p>
                              </w:tc>
                            </w:tr>
                            <w:tr w:rsidR="00D24A8F" w:rsidRPr="00FE17D5" w:rsidTr="00A0412E">
                              <w:trPr>
                                <w:cantSplit/>
                              </w:trPr>
                              <w:tc>
                                <w:tcPr>
                                  <w:tcW w:w="10344" w:type="dxa"/>
                                </w:tcPr>
                                <w:p w:rsidR="00D24A8F" w:rsidRPr="00FE17D5" w:rsidRDefault="00D24A8F" w:rsidP="00A0412E">
                                  <w:pPr>
                                    <w:pStyle w:val="Adresse"/>
                                  </w:pPr>
                                  <w:r>
                                    <w:t>69626 VILLEURBANNE Cedex</w:t>
                                  </w:r>
                                </w:p>
                              </w:tc>
                            </w:tr>
                          </w:tbl>
                          <w:p w:rsidR="00D24A8F" w:rsidRDefault="00D24A8F" w:rsidP="00A0412E">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left:0;text-align:left;margin-left:258.85pt;margin-top:291.75pt;width:196.5pt;height:110.55pt;z-index:2517053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JD4SJwIAACMEAAAOAAAAZHJzL2Uyb0RvYy54bWysU02P0zAQvSPxHyzfadJsw7ZR09XSpQhp +ZAWLtwc22ksHI+x3SbLr2fsdLsFbogcrJnMzPPMm+f1zdhrcpTOKzA1nc9ySqThIJTZ1/Trl92r JSU+MCOYBiNr+ig9vdm8fLEebCUL6EAL6QiCGF8NtqZdCLbKMs872TM/AysNBltwPQvoun0mHBsQ vddZkeevswGcsA649B7/3k1Bukn4bSt5+NS2Xgaia4q9hXS6dDbxzDZrVu0ds53ipzbYP3TRM2Xw 0jPUHQuMHJz6C6pX3IGHNsw49Bm0reIyzYDTzPM/pnnomJVpFiTH2zNN/v/B8o/Hz44oUdOr/JoS w3pc0jdcFRGSBDkGSYpI0mB9hbkPFrPD+AZGXHYa2Nt74N89MbDtmNnLW+dg6CQT2OQ8VmYXpROO jyDN8AEE3sUOARLQ2Lo+MoicEETHZT2eF4R9EI4/i8WqLEsMcYzNF/nValmmO1j1VG6dD+8k9CQa NXWogATPjvc+xHZY9ZQSb/OgldgprZPj9s1WO3JkqJZd+k7ov6VpQ4aarsqiTMgGYn0SUq8Cqlmr vqbLPH6xnFWRjrdGJDswpScbO9HmxE+kZCInjM2IiZG0BsQjMuVgUi2+MjQ6cD8pGVCxNfU/DsxJ SvR7g2yv5otFlHhyFuV1gY67jDSXEWY4QtU0UDKZ25CeReLB3uJWdirx9dzJqVdUYqLx9Gqi1C/9 lPX8tje/AAAA//8DAFBLAwQUAAYACAAAACEADvzk/NsAAAAIAQAADwAAAGRycy9kb3ducmV2Lnht bEyPPU/DMBCG90r9D9bt1A6QNkRxKkTFwoBEqQSjGztxhH2ObDcN/55jgu0+Hr33XLNfvGOziWkM KKHYCGAGu6BHHCSc3p9vKmApK9TKBTQSvk2CfbteNarW4YpvZj7mgVEIplpJsDlPNeeps8artAmT Qdr1IXqVqY0D11FdKdw7fivElns1Il2wajJP1nRfx4uX8OHtqA/x9bPXbj689I/ltMRJyvUKWDZL /iPh1528oSWhc7igTsxJKIvdjlAqqrsSGBEPhaDJWUIl7rfA24b/f6D9AQAA//8DAFBLAQItABQA BgAIAAAAIQC2gziS/gAAAOEBAAATAAAAAAAAAAAAAAAAAAAAAABbQ29udGVudF9UeXBlc10ueG1s UEsBAi0AFAAGAAgAAAAhADj9If/WAAAAlAEAAAsAAAAAAAAAAAAAAAAALwEAAF9yZWxzLy5yZWxz UEsBAi0AFAAGAAgAAAAhALQkPhInAgAAIwQAAA4AAAAAAAAAAAAAAAAALgIAAGRycy9lMm9Eb2Mu eG1sUEsBAi0AFAAGAAgAAAAhAA785PzbAAAACAEAAA8AAAAAAAAAAAAAAAAAgQQAAGRycy9kb3du cmV2LnhtbFBLBQYAAAAABAAEAPMAAACJBQAAAAA= " stroked="f">
                <v:textbox style="mso-fit-shape-to-text:t">
                  <w:txbxContent>
                    <w:tbl>
                      <w:tblPr>
                        <w:tblW w:w="10344" w:type="dxa"/>
                        <w:tblLook w:val="00A0" w:firstRow="1" w:lastRow="0" w:firstColumn="1" w:lastColumn="0" w:noHBand="0" w:noVBand="0"/>
                      </w:tblPr>
                      <w:tblGrid>
                        <w:gridCol w:w="10344"/>
                      </w:tblGrid>
                      <w:tr w:rsidR="00D24A8F" w:rsidRPr="00FE17D5" w:rsidTr="00A0412E">
                        <w:trPr>
                          <w:cantSplit/>
                        </w:trPr>
                        <w:tc>
                          <w:tcPr>
                            <w:tcW w:w="10344" w:type="dxa"/>
                          </w:tcPr>
                          <w:p w:rsidR="00D24A8F" w:rsidRPr="00FE17D5" w:rsidRDefault="00D24A8F" w:rsidP="00A0412E">
                            <w:pPr>
                              <w:pStyle w:val="Site"/>
                            </w:pPr>
                            <w:r>
                              <w:t>IRSTEA LYON</w:t>
                            </w:r>
                          </w:p>
                        </w:tc>
                      </w:tr>
                      <w:tr w:rsidR="00D24A8F" w:rsidRPr="00FE17D5" w:rsidTr="00A0412E">
                        <w:trPr>
                          <w:cantSplit/>
                        </w:trPr>
                        <w:tc>
                          <w:tcPr>
                            <w:tcW w:w="10344" w:type="dxa"/>
                          </w:tcPr>
                          <w:p w:rsidR="00D24A8F" w:rsidRPr="00FE17D5" w:rsidRDefault="00D24A8F" w:rsidP="00A0412E">
                            <w:pPr>
                              <w:pStyle w:val="Adresse"/>
                            </w:pPr>
                            <w:r>
                              <w:t xml:space="preserve">5 rue de la </w:t>
                            </w:r>
                            <w:proofErr w:type="spellStart"/>
                            <w:r>
                              <w:t>Doua</w:t>
                            </w:r>
                            <w:proofErr w:type="spellEnd"/>
                            <w:r>
                              <w:t xml:space="preserve"> CS70077</w:t>
                            </w:r>
                          </w:p>
                        </w:tc>
                      </w:tr>
                      <w:tr w:rsidR="00D24A8F" w:rsidRPr="00FE17D5" w:rsidTr="00A0412E">
                        <w:trPr>
                          <w:cantSplit/>
                        </w:trPr>
                        <w:tc>
                          <w:tcPr>
                            <w:tcW w:w="10344" w:type="dxa"/>
                          </w:tcPr>
                          <w:p w:rsidR="00D24A8F" w:rsidRPr="00FE17D5" w:rsidRDefault="00D24A8F" w:rsidP="00A0412E">
                            <w:pPr>
                              <w:pStyle w:val="Adresse"/>
                            </w:pPr>
                            <w:r>
                              <w:t>69626 VILLEURBANNE Cedex</w:t>
                            </w:r>
                          </w:p>
                        </w:tc>
                      </w:tr>
                    </w:tbl>
                    <w:p w:rsidR="00D24A8F" w:rsidRDefault="00D24A8F" w:rsidP="00A0412E">
                      <w:pPr>
                        <w:jc w:val="left"/>
                      </w:pPr>
                    </w:p>
                  </w:txbxContent>
                </v:textbox>
              </v:shape>
            </w:pict>
          </mc:Fallback>
        </mc:AlternateContent>
      </w:r>
    </w:p>
    <w:tbl>
      <w:tblPr>
        <w:tblpPr w:leftFromText="141" w:rightFromText="141" w:vertAnchor="text" w:horzAnchor="margin" w:tblpY="134"/>
        <w:tblW w:w="10344" w:type="dxa"/>
        <w:tblLook w:val="00A0" w:firstRow="1" w:lastRow="0" w:firstColumn="1" w:lastColumn="0" w:noHBand="0" w:noVBand="0"/>
      </w:tblPr>
      <w:tblGrid>
        <w:gridCol w:w="38"/>
        <w:gridCol w:w="4513"/>
        <w:gridCol w:w="874"/>
        <w:gridCol w:w="3823"/>
        <w:gridCol w:w="1096"/>
      </w:tblGrid>
      <w:tr w:rsidR="0027253D" w:rsidRPr="00FE17D5" w:rsidTr="0027253D">
        <w:trPr>
          <w:cantSplit/>
        </w:trPr>
        <w:tc>
          <w:tcPr>
            <w:tcW w:w="5425" w:type="dxa"/>
            <w:gridSpan w:val="3"/>
          </w:tcPr>
          <w:p w:rsidR="0027253D" w:rsidRPr="00FE17D5" w:rsidRDefault="0027253D" w:rsidP="0027253D">
            <w:pPr>
              <w:pStyle w:val="DateDoc"/>
            </w:pPr>
            <w:r>
              <w:rPr>
                <w:noProof/>
              </w:rPr>
              <w:drawing>
                <wp:anchor distT="0" distB="0" distL="114300" distR="114300" simplePos="0" relativeHeight="251699200" behindDoc="0" locked="0" layoutInCell="1" allowOverlap="1" wp14:anchorId="2721BA13" wp14:editId="53EC3A2D">
                  <wp:simplePos x="0" y="0"/>
                  <wp:positionH relativeFrom="page">
                    <wp:posOffset>5116195</wp:posOffset>
                  </wp:positionH>
                  <wp:positionV relativeFrom="page">
                    <wp:posOffset>9429750</wp:posOffset>
                  </wp:positionV>
                  <wp:extent cx="1058545" cy="446405"/>
                  <wp:effectExtent l="0" t="0" r="8255" b="0"/>
                  <wp:wrapNone/>
                  <wp:docPr id="21507" name="Image 2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8545" cy="446405"/>
                          </a:xfrm>
                          <a:prstGeom prst="rect">
                            <a:avLst/>
                          </a:prstGeom>
                          <a:solidFill>
                            <a:srgbClr val="9293A1"/>
                          </a:solid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8176" behindDoc="0" locked="0" layoutInCell="1" allowOverlap="1" wp14:anchorId="2880B0EF" wp14:editId="6C107978">
                  <wp:simplePos x="0" y="0"/>
                  <wp:positionH relativeFrom="page">
                    <wp:posOffset>3953510</wp:posOffset>
                  </wp:positionH>
                  <wp:positionV relativeFrom="page">
                    <wp:posOffset>9429750</wp:posOffset>
                  </wp:positionV>
                  <wp:extent cx="1058545" cy="446405"/>
                  <wp:effectExtent l="0" t="0" r="8255" b="0"/>
                  <wp:wrapNone/>
                  <wp:docPr id="21505" name="Image 21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8545" cy="446405"/>
                          </a:xfrm>
                          <a:prstGeom prst="rect">
                            <a:avLst/>
                          </a:prstGeom>
                          <a:solidFill>
                            <a:srgbClr val="9293A1"/>
                          </a:solid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7152" behindDoc="0" locked="0" layoutInCell="1" allowOverlap="1" wp14:anchorId="4F10D6B8" wp14:editId="540A40DC">
                  <wp:simplePos x="0" y="0"/>
                  <wp:positionH relativeFrom="page">
                    <wp:posOffset>2790190</wp:posOffset>
                  </wp:positionH>
                  <wp:positionV relativeFrom="page">
                    <wp:posOffset>9431655</wp:posOffset>
                  </wp:positionV>
                  <wp:extent cx="1058545" cy="446405"/>
                  <wp:effectExtent l="0" t="0" r="8255" b="0"/>
                  <wp:wrapNone/>
                  <wp:docPr id="21504" name="Image 2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58545" cy="446405"/>
                          </a:xfrm>
                          <a:prstGeom prst="rect">
                            <a:avLst/>
                          </a:prstGeom>
                          <a:solidFill>
                            <a:srgbClr val="9293A1"/>
                          </a:solidFill>
                        </pic:spPr>
                      </pic:pic>
                    </a:graphicData>
                  </a:graphic>
                  <wp14:sizeRelH relativeFrom="page">
                    <wp14:pctWidth>0</wp14:pctWidth>
                  </wp14:sizeRelH>
                  <wp14:sizeRelV relativeFrom="page">
                    <wp14:pctHeight>0</wp14:pctHeight>
                  </wp14:sizeRelV>
                </wp:anchor>
              </w:drawing>
            </w:r>
          </w:p>
        </w:tc>
        <w:tc>
          <w:tcPr>
            <w:tcW w:w="4919" w:type="dxa"/>
            <w:gridSpan w:val="2"/>
          </w:tcPr>
          <w:p w:rsidR="0027253D" w:rsidRDefault="0027253D" w:rsidP="0027253D">
            <w:pPr>
              <w:pStyle w:val="DateDoc"/>
              <w:rPr>
                <w:rStyle w:val="DateDocCar"/>
              </w:rPr>
            </w:pPr>
            <w:r>
              <w:rPr>
                <w:rStyle w:val="DateDocCar"/>
              </w:rPr>
              <w:t>14</w:t>
            </w:r>
            <w:r w:rsidRPr="00FE17D5">
              <w:rPr>
                <w:rStyle w:val="DateDocCar"/>
              </w:rPr>
              <w:t xml:space="preserve"> </w:t>
            </w:r>
            <w:r w:rsidR="004C1F71">
              <w:rPr>
                <w:rStyle w:val="DateDocCar"/>
              </w:rPr>
              <w:t>novembre 2015</w:t>
            </w:r>
          </w:p>
          <w:p w:rsidR="00F21E48" w:rsidRPr="00FE17D5" w:rsidRDefault="00F21E48" w:rsidP="0027253D">
            <w:pPr>
              <w:pStyle w:val="DateDoc"/>
            </w:pPr>
          </w:p>
        </w:tc>
      </w:tr>
      <w:tr w:rsidR="0027253D" w:rsidRPr="00BE34FA" w:rsidTr="0027253D">
        <w:trPr>
          <w:cantSplit/>
        </w:trPr>
        <w:tc>
          <w:tcPr>
            <w:tcW w:w="5425" w:type="dxa"/>
            <w:gridSpan w:val="3"/>
          </w:tcPr>
          <w:p w:rsidR="0027253D" w:rsidRPr="00FE17D5" w:rsidRDefault="00AC1252" w:rsidP="0027253D">
            <w:pPr>
              <w:pStyle w:val="NomAuteur"/>
            </w:pPr>
            <w:r w:rsidRPr="00A53061">
              <w:rPr>
                <w:noProof/>
              </w:rPr>
              <w:drawing>
                <wp:anchor distT="0" distB="0" distL="114300" distR="114300" simplePos="0" relativeHeight="251701248" behindDoc="0" locked="0" layoutInCell="1" allowOverlap="1" wp14:anchorId="286726F8" wp14:editId="184EB2EA">
                  <wp:simplePos x="0" y="0"/>
                  <wp:positionH relativeFrom="column">
                    <wp:posOffset>1965325</wp:posOffset>
                  </wp:positionH>
                  <wp:positionV relativeFrom="paragraph">
                    <wp:posOffset>75565</wp:posOffset>
                  </wp:positionV>
                  <wp:extent cx="1020445" cy="987425"/>
                  <wp:effectExtent l="0" t="0" r="8255" b="3175"/>
                  <wp:wrapNone/>
                  <wp:docPr id="4100" name="Picture 11" descr="C:\Eric\projetEnCours\R2D2\logo\Logo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 name="Picture 11" descr="C:\Eric\projetEnCours\R2D2\logo\LogoA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20445" cy="987425"/>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Pr="00A53061">
              <w:rPr>
                <w:noProof/>
              </w:rPr>
              <w:drawing>
                <wp:anchor distT="0" distB="0" distL="114300" distR="114300" simplePos="0" relativeHeight="251702272" behindDoc="0" locked="0" layoutInCell="1" allowOverlap="1" wp14:anchorId="1E32850A" wp14:editId="132695CB">
                  <wp:simplePos x="0" y="0"/>
                  <wp:positionH relativeFrom="column">
                    <wp:posOffset>276225</wp:posOffset>
                  </wp:positionH>
                  <wp:positionV relativeFrom="paragraph">
                    <wp:posOffset>1294765</wp:posOffset>
                  </wp:positionV>
                  <wp:extent cx="1334770" cy="951230"/>
                  <wp:effectExtent l="0" t="0" r="0" b="1270"/>
                  <wp:wrapNone/>
                  <wp:docPr id="4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4770" cy="951230"/>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0224" behindDoc="0" locked="0" layoutInCell="1" allowOverlap="1" wp14:anchorId="4A4D5953" wp14:editId="1468910F">
                  <wp:simplePos x="0" y="0"/>
                  <wp:positionH relativeFrom="column">
                    <wp:posOffset>479425</wp:posOffset>
                  </wp:positionH>
                  <wp:positionV relativeFrom="paragraph">
                    <wp:posOffset>75565</wp:posOffset>
                  </wp:positionV>
                  <wp:extent cx="987425" cy="987425"/>
                  <wp:effectExtent l="0" t="0" r="3175" b="3175"/>
                  <wp:wrapNone/>
                  <wp:docPr id="17699" name="Image 17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MPILLE_LABEL_BLEU_CMJ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7425" cy="987425"/>
                          </a:xfrm>
                          <a:prstGeom prst="rect">
                            <a:avLst/>
                          </a:prstGeom>
                        </pic:spPr>
                      </pic:pic>
                    </a:graphicData>
                  </a:graphic>
                  <wp14:sizeRelH relativeFrom="margin">
                    <wp14:pctWidth>0</wp14:pctWidth>
                  </wp14:sizeRelH>
                  <wp14:sizeRelV relativeFrom="margin">
                    <wp14:pctHeight>0</wp14:pctHeight>
                  </wp14:sizeRelV>
                </wp:anchor>
              </w:drawing>
            </w:r>
            <w:r w:rsidRPr="00A53061">
              <w:rPr>
                <w:noProof/>
                <w:color w:val="023F88"/>
              </w:rPr>
              <w:drawing>
                <wp:anchor distT="0" distB="0" distL="114300" distR="114300" simplePos="0" relativeHeight="251703296" behindDoc="0" locked="0" layoutInCell="1" allowOverlap="1" wp14:anchorId="0A91A001" wp14:editId="0FB3F8A5">
                  <wp:simplePos x="0" y="0"/>
                  <wp:positionH relativeFrom="column">
                    <wp:posOffset>1762760</wp:posOffset>
                  </wp:positionH>
                  <wp:positionV relativeFrom="paragraph">
                    <wp:posOffset>1473522</wp:posOffset>
                  </wp:positionV>
                  <wp:extent cx="1421765" cy="611505"/>
                  <wp:effectExtent l="0" t="0" r="6985" b="0"/>
                  <wp:wrapNone/>
                  <wp:docPr id="410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 name="Image 4"/>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21765" cy="611505"/>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tc>
        <w:tc>
          <w:tcPr>
            <w:tcW w:w="4919" w:type="dxa"/>
            <w:gridSpan w:val="2"/>
          </w:tcPr>
          <w:p w:rsidR="0027253D" w:rsidRDefault="0027253D" w:rsidP="0027253D">
            <w:pPr>
              <w:pStyle w:val="NomAuteur"/>
            </w:pPr>
            <w:r>
              <w:t>François TILMANT</w:t>
            </w:r>
          </w:p>
          <w:p w:rsidR="0027253D" w:rsidRDefault="0027253D" w:rsidP="0027253D">
            <w:pPr>
              <w:pStyle w:val="NomAuteur"/>
            </w:pPr>
            <w:r>
              <w:t>Chloé LE GROS</w:t>
            </w:r>
          </w:p>
          <w:p w:rsidR="0027253D" w:rsidRDefault="0027253D" w:rsidP="0027253D">
            <w:pPr>
              <w:pStyle w:val="NomAuteur"/>
            </w:pPr>
            <w:r>
              <w:t>Christine BARACHET</w:t>
            </w:r>
          </w:p>
          <w:p w:rsidR="0027253D" w:rsidRPr="00BE34FA" w:rsidRDefault="0027253D" w:rsidP="0027253D">
            <w:pPr>
              <w:pStyle w:val="NomAuteur"/>
            </w:pPr>
            <w:r w:rsidRPr="00BE34FA">
              <w:t>Flora BRANGER</w:t>
            </w:r>
          </w:p>
          <w:p w:rsidR="0027253D" w:rsidRPr="00BE34FA" w:rsidRDefault="0027253D" w:rsidP="0027253D">
            <w:pPr>
              <w:pStyle w:val="NomAuteur"/>
            </w:pPr>
            <w:r w:rsidRPr="00BE34FA">
              <w:t>Eric SAUQUET</w:t>
            </w:r>
          </w:p>
          <w:p w:rsidR="0027253D" w:rsidRPr="00BE34FA" w:rsidRDefault="0027253D" w:rsidP="0027253D">
            <w:pPr>
              <w:pStyle w:val="NomAuteur"/>
            </w:pPr>
            <w:r w:rsidRPr="00BE34FA">
              <w:t>Isabelle BRAUD</w:t>
            </w:r>
          </w:p>
          <w:p w:rsidR="0027253D" w:rsidRDefault="0027253D" w:rsidP="0027253D">
            <w:pPr>
              <w:pStyle w:val="NomAuteur"/>
            </w:pPr>
            <w:r>
              <w:t>Etienne LEBLOIS</w:t>
            </w:r>
          </w:p>
          <w:p w:rsidR="00A0412E" w:rsidRDefault="00A0412E" w:rsidP="0027253D">
            <w:pPr>
              <w:pStyle w:val="NomAuteur"/>
            </w:pPr>
            <w:r>
              <w:t>JEAN-PHILIPPE VIDAL</w:t>
            </w:r>
          </w:p>
          <w:p w:rsidR="00A0412E" w:rsidRDefault="00A0412E" w:rsidP="0027253D">
            <w:pPr>
              <w:pStyle w:val="NomAuteur"/>
            </w:pPr>
            <w:r>
              <w:t>MARIELLE MONTGINOUL</w:t>
            </w:r>
          </w:p>
          <w:p w:rsidR="00A0412E" w:rsidRDefault="00A0412E" w:rsidP="0027253D">
            <w:pPr>
              <w:pStyle w:val="NomAuteur"/>
            </w:pPr>
            <w:r>
              <w:t>DORIAN NOEL</w:t>
            </w:r>
          </w:p>
          <w:p w:rsidR="0027253D" w:rsidRDefault="0027253D" w:rsidP="0027253D">
            <w:pPr>
              <w:pStyle w:val="NomAuteur"/>
              <w:rPr>
                <w:lang w:val="en-US"/>
              </w:rPr>
            </w:pPr>
            <w:r w:rsidRPr="00BE34FA">
              <w:rPr>
                <w:lang w:val="en-US"/>
              </w:rPr>
              <w:t>Isabelle GOUTTEVIN</w:t>
            </w:r>
          </w:p>
          <w:p w:rsidR="00A0412E" w:rsidRDefault="00A0412E" w:rsidP="0027253D">
            <w:pPr>
              <w:pStyle w:val="NomAuteur"/>
              <w:rPr>
                <w:lang w:val="en-US"/>
              </w:rPr>
            </w:pPr>
            <w:r>
              <w:rPr>
                <w:lang w:val="en-US"/>
              </w:rPr>
              <w:t>Amina KHALFAOUI</w:t>
            </w:r>
          </w:p>
          <w:p w:rsidR="00F21E48" w:rsidRPr="00BE34FA" w:rsidRDefault="00F21E48" w:rsidP="0027253D">
            <w:pPr>
              <w:pStyle w:val="NomAuteur"/>
              <w:rPr>
                <w:lang w:val="en-US"/>
              </w:rPr>
            </w:pPr>
          </w:p>
        </w:tc>
      </w:tr>
      <w:tr w:rsidR="0027253D" w:rsidRPr="00FE17D5" w:rsidTr="0027253D">
        <w:trPr>
          <w:cantSplit/>
        </w:trPr>
        <w:tc>
          <w:tcPr>
            <w:tcW w:w="5425" w:type="dxa"/>
            <w:gridSpan w:val="3"/>
          </w:tcPr>
          <w:p w:rsidR="0027253D" w:rsidRPr="00BE34FA" w:rsidRDefault="0027253D" w:rsidP="0027253D">
            <w:pPr>
              <w:pStyle w:val="Site"/>
              <w:rPr>
                <w:lang w:val="en-US"/>
              </w:rPr>
            </w:pPr>
          </w:p>
        </w:tc>
        <w:tc>
          <w:tcPr>
            <w:tcW w:w="4919" w:type="dxa"/>
            <w:gridSpan w:val="2"/>
          </w:tcPr>
          <w:p w:rsidR="0027253D" w:rsidRPr="00FE17D5" w:rsidRDefault="0027253D" w:rsidP="0027253D">
            <w:pPr>
              <w:pStyle w:val="Site"/>
            </w:pPr>
          </w:p>
        </w:tc>
      </w:tr>
      <w:tr w:rsidR="0027253D" w:rsidRPr="00FE17D5" w:rsidTr="0027253D">
        <w:trPr>
          <w:cantSplit/>
        </w:trPr>
        <w:tc>
          <w:tcPr>
            <w:tcW w:w="5425" w:type="dxa"/>
            <w:gridSpan w:val="3"/>
          </w:tcPr>
          <w:p w:rsidR="0027253D" w:rsidRPr="00FE17D5" w:rsidRDefault="0027253D" w:rsidP="0027253D">
            <w:pPr>
              <w:pStyle w:val="Adresse"/>
            </w:pPr>
          </w:p>
        </w:tc>
        <w:tc>
          <w:tcPr>
            <w:tcW w:w="4919" w:type="dxa"/>
            <w:gridSpan w:val="2"/>
          </w:tcPr>
          <w:p w:rsidR="0027253D" w:rsidRPr="00FE17D5" w:rsidRDefault="0027253D" w:rsidP="0027253D">
            <w:pPr>
              <w:pStyle w:val="Adresse"/>
            </w:pPr>
          </w:p>
        </w:tc>
      </w:tr>
      <w:tr w:rsidR="0027253D" w:rsidRPr="00FE17D5" w:rsidTr="0027253D">
        <w:trPr>
          <w:cantSplit/>
        </w:trPr>
        <w:tc>
          <w:tcPr>
            <w:tcW w:w="5425" w:type="dxa"/>
            <w:gridSpan w:val="3"/>
          </w:tcPr>
          <w:p w:rsidR="0027253D" w:rsidRPr="00FE17D5" w:rsidRDefault="0027253D" w:rsidP="0027253D">
            <w:pPr>
              <w:pStyle w:val="Adresse"/>
            </w:pPr>
          </w:p>
        </w:tc>
        <w:tc>
          <w:tcPr>
            <w:tcW w:w="4919" w:type="dxa"/>
            <w:gridSpan w:val="2"/>
          </w:tcPr>
          <w:p w:rsidR="0027253D" w:rsidRPr="00FE17D5" w:rsidRDefault="0027253D" w:rsidP="0027253D">
            <w:pPr>
              <w:pStyle w:val="Adresse"/>
            </w:pPr>
          </w:p>
        </w:tc>
      </w:tr>
      <w:tr w:rsidR="0027253D" w:rsidRPr="009E0D6B" w:rsidTr="0027253D">
        <w:tblPrEx>
          <w:tblCellMar>
            <w:left w:w="70" w:type="dxa"/>
            <w:right w:w="70" w:type="dxa"/>
          </w:tblCellMar>
          <w:tblLook w:val="0000" w:firstRow="0" w:lastRow="0" w:firstColumn="0" w:lastColumn="0" w:noHBand="0" w:noVBand="0"/>
        </w:tblPrEx>
        <w:trPr>
          <w:gridBefore w:val="1"/>
          <w:gridAfter w:val="1"/>
          <w:wBefore w:w="38" w:type="dxa"/>
          <w:wAfter w:w="1096" w:type="dxa"/>
        </w:trPr>
        <w:tc>
          <w:tcPr>
            <w:tcW w:w="4513" w:type="dxa"/>
            <w:vAlign w:val="center"/>
          </w:tcPr>
          <w:p w:rsidR="0027253D" w:rsidRPr="009E0D6B" w:rsidRDefault="0027253D" w:rsidP="0027253D">
            <w:pPr>
              <w:pStyle w:val="En-tte"/>
            </w:pPr>
          </w:p>
        </w:tc>
        <w:tc>
          <w:tcPr>
            <w:tcW w:w="4697" w:type="dxa"/>
            <w:gridSpan w:val="2"/>
            <w:vAlign w:val="center"/>
          </w:tcPr>
          <w:p w:rsidR="0027253D" w:rsidRPr="009E0D6B" w:rsidRDefault="0027253D" w:rsidP="0027253D">
            <w:pPr>
              <w:pStyle w:val="En-tte"/>
            </w:pPr>
          </w:p>
        </w:tc>
      </w:tr>
    </w:tbl>
    <w:p w:rsidR="009E0D6B" w:rsidRPr="00110723" w:rsidRDefault="009E0D6B" w:rsidP="0027253D">
      <w:pPr>
        <w:sectPr w:rsidR="009E0D6B" w:rsidRPr="00110723" w:rsidSect="00DA7655">
          <w:footerReference w:type="default" r:id="rId14"/>
          <w:headerReference w:type="first" r:id="rId15"/>
          <w:footerReference w:type="first" r:id="rId16"/>
          <w:type w:val="continuous"/>
          <w:pgSz w:w="11906" w:h="16838"/>
          <w:pgMar w:top="975" w:right="851" w:bottom="2410" w:left="851" w:header="709" w:footer="981" w:gutter="0"/>
          <w:cols w:space="708"/>
          <w:formProt w:val="0"/>
          <w:titlePg/>
          <w:rtlGutter/>
          <w:docGrid w:linePitch="360"/>
        </w:sectPr>
      </w:pPr>
    </w:p>
    <w:p w:rsidR="00E07EEC" w:rsidRPr="009E0D6B" w:rsidRDefault="00E07EEC" w:rsidP="002451EB">
      <w:pPr>
        <w:pStyle w:val="Titre1"/>
        <w:numPr>
          <w:ilvl w:val="0"/>
          <w:numId w:val="0"/>
        </w:numPr>
        <w:ind w:left="432"/>
      </w:pPr>
      <w:bookmarkStart w:id="0" w:name="_Toc401740497"/>
      <w:bookmarkStart w:id="1" w:name="_Toc401740635"/>
      <w:bookmarkStart w:id="2" w:name="_Toc401751501"/>
      <w:bookmarkStart w:id="3" w:name="_Toc401751548"/>
      <w:bookmarkStart w:id="4" w:name="_Toc401751869"/>
      <w:bookmarkStart w:id="5" w:name="_Toc401751910"/>
      <w:bookmarkStart w:id="6" w:name="_Toc401763885"/>
      <w:bookmarkStart w:id="7" w:name="_Toc402251906"/>
      <w:bookmarkStart w:id="8" w:name="_Toc402251963"/>
      <w:bookmarkStart w:id="9" w:name="_Toc402256541"/>
      <w:bookmarkStart w:id="10" w:name="_Toc402276026"/>
      <w:bookmarkStart w:id="11" w:name="_Toc402344156"/>
      <w:bookmarkStart w:id="12" w:name="_Toc402346283"/>
      <w:bookmarkStart w:id="13" w:name="_Toc402452728"/>
      <w:bookmarkStart w:id="14" w:name="_Toc402452793"/>
      <w:bookmarkStart w:id="15" w:name="_Toc402880246"/>
      <w:bookmarkStart w:id="16" w:name="_Toc402883114"/>
      <w:bookmarkStart w:id="17" w:name="_Toc402971759"/>
      <w:bookmarkStart w:id="18" w:name="_Toc403123409"/>
      <w:bookmarkStart w:id="19" w:name="_Toc403632167"/>
      <w:bookmarkStart w:id="20" w:name="_Toc403632213"/>
      <w:bookmarkStart w:id="21" w:name="_Toc403638393"/>
      <w:bookmarkStart w:id="22" w:name="_Toc403656041"/>
      <w:bookmarkStart w:id="23" w:name="_Toc403656290"/>
      <w:bookmarkStart w:id="24" w:name="_Toc403658511"/>
      <w:bookmarkStart w:id="25" w:name="_Toc430166122"/>
      <w:r w:rsidRPr="009E0D6B">
        <w:lastRenderedPageBreak/>
        <w:t>Résumé</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9E0D6B">
        <w:t xml:space="preserve"> </w:t>
      </w:r>
    </w:p>
    <w:p w:rsidR="00A6790B" w:rsidRPr="006C6D07" w:rsidRDefault="00A6790B" w:rsidP="00A6790B">
      <w:pPr>
        <w:spacing w:after="120"/>
        <w:ind w:right="-108"/>
        <w:rPr>
          <w:rFonts w:cs="Arial"/>
        </w:rPr>
      </w:pPr>
      <w:r>
        <w:rPr>
          <w:rFonts w:cs="Arial"/>
        </w:rPr>
        <w:t>Ce présent rapport fait état de l’avancement du projet « </w:t>
      </w:r>
      <w:r w:rsidRPr="00C23558">
        <w:rPr>
          <w:rFonts w:cs="Arial"/>
        </w:rPr>
        <w:t>Modélisation</w:t>
      </w:r>
      <w:r>
        <w:rPr>
          <w:rFonts w:cs="Arial"/>
        </w:rPr>
        <w:t xml:space="preserve"> </w:t>
      </w:r>
      <w:r w:rsidRPr="00C23558">
        <w:rPr>
          <w:rFonts w:cs="Arial"/>
        </w:rPr>
        <w:t>hydrologique distribuée du Rhône</w:t>
      </w:r>
      <w:r>
        <w:rPr>
          <w:rFonts w:cs="Arial"/>
        </w:rPr>
        <w:t> », action réalisée dans le cadre de l’accord-cadre entre Irstea et l’Agence de l’Eau Rhône Méditerranée Corse, avec le soutien financier de la Compagnie Nationale du Rhône et de fonds européens FEDER (opération Présage 45537). Ce projet vise à la mise en œuvre d’une modélisation spatialisée du bassin du Rhône. Les éléments présentés concernent la seconde année des travaux réalisés au sein d’Irstea, centre de Lyon-Villeurbanne.</w:t>
      </w:r>
    </w:p>
    <w:p w:rsidR="00E07EEC" w:rsidRPr="009E0D6B" w:rsidRDefault="00E07EEC" w:rsidP="0027253D">
      <w:r w:rsidRPr="009E0D6B">
        <w:br w:type="page"/>
      </w:r>
    </w:p>
    <w:p w:rsidR="00EC38DD" w:rsidRDefault="00EC38DD" w:rsidP="0027253D">
      <w:r>
        <w:lastRenderedPageBreak/>
        <w:br w:type="page"/>
      </w:r>
    </w:p>
    <w:p w:rsidR="00E07EEC" w:rsidRPr="009E0D6B" w:rsidRDefault="00E07EEC" w:rsidP="002451EB">
      <w:pPr>
        <w:pStyle w:val="Titre1"/>
        <w:numPr>
          <w:ilvl w:val="0"/>
          <w:numId w:val="0"/>
        </w:numPr>
        <w:ind w:left="432"/>
      </w:pPr>
      <w:bookmarkStart w:id="26" w:name="_Toc401740498"/>
      <w:bookmarkStart w:id="27" w:name="_Toc401740636"/>
      <w:bookmarkStart w:id="28" w:name="_Toc401751502"/>
      <w:bookmarkStart w:id="29" w:name="_Toc401751549"/>
      <w:bookmarkStart w:id="30" w:name="_Toc401751870"/>
      <w:bookmarkStart w:id="31" w:name="_Toc401751911"/>
      <w:bookmarkStart w:id="32" w:name="_Toc401763886"/>
      <w:bookmarkStart w:id="33" w:name="_Toc402251907"/>
      <w:bookmarkStart w:id="34" w:name="_Toc402251964"/>
      <w:bookmarkStart w:id="35" w:name="_Toc402256542"/>
      <w:bookmarkStart w:id="36" w:name="_Toc402276027"/>
      <w:bookmarkStart w:id="37" w:name="_Toc402344157"/>
      <w:bookmarkStart w:id="38" w:name="_Toc402346284"/>
      <w:bookmarkStart w:id="39" w:name="_Toc402452729"/>
      <w:bookmarkStart w:id="40" w:name="_Toc402452794"/>
      <w:bookmarkStart w:id="41" w:name="_Toc402880247"/>
      <w:bookmarkStart w:id="42" w:name="_Toc402883115"/>
      <w:bookmarkStart w:id="43" w:name="_Toc402971760"/>
      <w:bookmarkStart w:id="44" w:name="_Toc403123410"/>
      <w:bookmarkStart w:id="45" w:name="_Toc403632168"/>
      <w:bookmarkStart w:id="46" w:name="_Toc403632214"/>
      <w:bookmarkStart w:id="47" w:name="_Toc403638394"/>
      <w:bookmarkStart w:id="48" w:name="_Toc403656042"/>
      <w:bookmarkStart w:id="49" w:name="_Toc403656291"/>
      <w:bookmarkStart w:id="50" w:name="_Toc403658512"/>
      <w:bookmarkStart w:id="51" w:name="_Toc430166123"/>
      <w:r w:rsidRPr="009E0D6B">
        <w:lastRenderedPageBreak/>
        <w:t>Sommaire</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bookmarkStart w:id="52" w:name="_Toc371673911"/>
    <w:bookmarkStart w:id="53" w:name="_Toc371673912"/>
    <w:bookmarkStart w:id="54" w:name="_Toc372638743"/>
    <w:p w:rsidR="00E7355D" w:rsidRDefault="00C42FB9">
      <w:pPr>
        <w:pStyle w:val="TM1"/>
        <w:rPr>
          <w:b w:val="0"/>
          <w:noProof/>
          <w:lang w:eastAsia="fr-FR"/>
        </w:rPr>
      </w:pPr>
      <w:r>
        <w:rPr>
          <w:b w:val="0"/>
        </w:rPr>
        <w:fldChar w:fldCharType="begin"/>
      </w:r>
      <w:r>
        <w:rPr>
          <w:b w:val="0"/>
        </w:rPr>
        <w:instrText xml:space="preserve"> TOC \o "1-3" \h \z \u </w:instrText>
      </w:r>
      <w:r>
        <w:rPr>
          <w:b w:val="0"/>
        </w:rPr>
        <w:fldChar w:fldCharType="separate"/>
      </w:r>
      <w:hyperlink w:anchor="_Toc430166122" w:history="1">
        <w:r w:rsidR="00E7355D" w:rsidRPr="007226D1">
          <w:rPr>
            <w:rStyle w:val="Lienhypertexte"/>
            <w:noProof/>
          </w:rPr>
          <w:t>Résumé</w:t>
        </w:r>
        <w:r w:rsidR="00E7355D">
          <w:rPr>
            <w:noProof/>
            <w:webHidden/>
          </w:rPr>
          <w:tab/>
        </w:r>
        <w:r w:rsidR="00E7355D">
          <w:rPr>
            <w:noProof/>
            <w:webHidden/>
          </w:rPr>
          <w:fldChar w:fldCharType="begin"/>
        </w:r>
        <w:r w:rsidR="00E7355D">
          <w:rPr>
            <w:noProof/>
            <w:webHidden/>
          </w:rPr>
          <w:instrText xml:space="preserve"> PAGEREF _Toc430166122 \h </w:instrText>
        </w:r>
        <w:r w:rsidR="00E7355D">
          <w:rPr>
            <w:noProof/>
            <w:webHidden/>
          </w:rPr>
        </w:r>
        <w:r w:rsidR="00E7355D">
          <w:rPr>
            <w:noProof/>
            <w:webHidden/>
          </w:rPr>
          <w:fldChar w:fldCharType="separate"/>
        </w:r>
        <w:r w:rsidR="00E7355D">
          <w:rPr>
            <w:noProof/>
            <w:webHidden/>
          </w:rPr>
          <w:t>i</w:t>
        </w:r>
        <w:r w:rsidR="00E7355D">
          <w:rPr>
            <w:noProof/>
            <w:webHidden/>
          </w:rPr>
          <w:fldChar w:fldCharType="end"/>
        </w:r>
      </w:hyperlink>
    </w:p>
    <w:p w:rsidR="00E7355D" w:rsidRDefault="00D24A8F">
      <w:pPr>
        <w:pStyle w:val="TM1"/>
        <w:rPr>
          <w:b w:val="0"/>
          <w:noProof/>
          <w:lang w:eastAsia="fr-FR"/>
        </w:rPr>
      </w:pPr>
      <w:hyperlink w:anchor="_Toc430166123" w:history="1">
        <w:r w:rsidR="00E7355D" w:rsidRPr="007226D1">
          <w:rPr>
            <w:rStyle w:val="Lienhypertexte"/>
            <w:noProof/>
          </w:rPr>
          <w:t>Sommaire</w:t>
        </w:r>
        <w:r w:rsidR="00E7355D">
          <w:rPr>
            <w:noProof/>
            <w:webHidden/>
          </w:rPr>
          <w:tab/>
        </w:r>
        <w:r w:rsidR="00E7355D">
          <w:rPr>
            <w:noProof/>
            <w:webHidden/>
          </w:rPr>
          <w:fldChar w:fldCharType="begin"/>
        </w:r>
        <w:r w:rsidR="00E7355D">
          <w:rPr>
            <w:noProof/>
            <w:webHidden/>
          </w:rPr>
          <w:instrText xml:space="preserve"> PAGEREF _Toc430166123 \h </w:instrText>
        </w:r>
        <w:r w:rsidR="00E7355D">
          <w:rPr>
            <w:noProof/>
            <w:webHidden/>
          </w:rPr>
        </w:r>
        <w:r w:rsidR="00E7355D">
          <w:rPr>
            <w:noProof/>
            <w:webHidden/>
          </w:rPr>
          <w:fldChar w:fldCharType="separate"/>
        </w:r>
        <w:r w:rsidR="00E7355D">
          <w:rPr>
            <w:noProof/>
            <w:webHidden/>
          </w:rPr>
          <w:t>iii</w:t>
        </w:r>
        <w:r w:rsidR="00E7355D">
          <w:rPr>
            <w:noProof/>
            <w:webHidden/>
          </w:rPr>
          <w:fldChar w:fldCharType="end"/>
        </w:r>
      </w:hyperlink>
    </w:p>
    <w:p w:rsidR="00E7355D" w:rsidRDefault="00D24A8F">
      <w:pPr>
        <w:pStyle w:val="TM1"/>
        <w:rPr>
          <w:b w:val="0"/>
          <w:noProof/>
          <w:lang w:eastAsia="fr-FR"/>
        </w:rPr>
      </w:pPr>
      <w:hyperlink w:anchor="_Toc430166124" w:history="1">
        <w:r w:rsidR="00E7355D" w:rsidRPr="007226D1">
          <w:rPr>
            <w:rStyle w:val="Lienhypertexte"/>
            <w:noProof/>
          </w:rPr>
          <w:t>1</w:t>
        </w:r>
        <w:r w:rsidR="00E7355D">
          <w:rPr>
            <w:b w:val="0"/>
            <w:noProof/>
            <w:lang w:eastAsia="fr-FR"/>
          </w:rPr>
          <w:tab/>
        </w:r>
        <w:r w:rsidR="00E7355D" w:rsidRPr="007226D1">
          <w:rPr>
            <w:rStyle w:val="Lienhypertexte"/>
            <w:noProof/>
          </w:rPr>
          <w:t>Introduction (IG, ES ?)</w:t>
        </w:r>
        <w:r w:rsidR="00E7355D">
          <w:rPr>
            <w:noProof/>
            <w:webHidden/>
          </w:rPr>
          <w:tab/>
        </w:r>
        <w:r w:rsidR="00E7355D">
          <w:rPr>
            <w:noProof/>
            <w:webHidden/>
          </w:rPr>
          <w:fldChar w:fldCharType="begin"/>
        </w:r>
        <w:r w:rsidR="00E7355D">
          <w:rPr>
            <w:noProof/>
            <w:webHidden/>
          </w:rPr>
          <w:instrText xml:space="preserve"> PAGEREF _Toc430166124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1"/>
        <w:rPr>
          <w:b w:val="0"/>
          <w:noProof/>
          <w:lang w:eastAsia="fr-FR"/>
        </w:rPr>
      </w:pPr>
      <w:hyperlink w:anchor="_Toc430166125" w:history="1">
        <w:r w:rsidR="00E7355D" w:rsidRPr="007226D1">
          <w:rPr>
            <w:rStyle w:val="Lienhypertexte"/>
            <w:noProof/>
          </w:rPr>
          <w:t>2</w:t>
        </w:r>
        <w:r w:rsidR="00E7355D">
          <w:rPr>
            <w:b w:val="0"/>
            <w:noProof/>
            <w:lang w:eastAsia="fr-FR"/>
          </w:rPr>
          <w:tab/>
        </w:r>
        <w:r w:rsidR="00E7355D" w:rsidRPr="007226D1">
          <w:rPr>
            <w:rStyle w:val="Lienhypertexte"/>
            <w:noProof/>
          </w:rPr>
          <w:t>Une brève présentation du Modèle du Rhône (IG, relecture FB ?)</w:t>
        </w:r>
        <w:r w:rsidR="00E7355D">
          <w:rPr>
            <w:noProof/>
            <w:webHidden/>
          </w:rPr>
          <w:tab/>
        </w:r>
        <w:r w:rsidR="00E7355D">
          <w:rPr>
            <w:noProof/>
            <w:webHidden/>
          </w:rPr>
          <w:fldChar w:fldCharType="begin"/>
        </w:r>
        <w:r w:rsidR="00E7355D">
          <w:rPr>
            <w:noProof/>
            <w:webHidden/>
          </w:rPr>
          <w:instrText xml:space="preserve"> PAGEREF _Toc430166125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26" w:history="1">
        <w:r w:rsidR="00E7355D" w:rsidRPr="007226D1">
          <w:rPr>
            <w:rStyle w:val="Lienhypertexte"/>
            <w:noProof/>
          </w:rPr>
          <w:t>2.1</w:t>
        </w:r>
        <w:r w:rsidR="00E7355D">
          <w:rPr>
            <w:noProof/>
            <w:lang w:eastAsia="fr-FR"/>
          </w:rPr>
          <w:tab/>
        </w:r>
        <w:r w:rsidR="00E7355D" w:rsidRPr="007226D1">
          <w:rPr>
            <w:rStyle w:val="Lienhypertexte"/>
            <w:noProof/>
          </w:rPr>
          <w:t>Structure du modèle</w:t>
        </w:r>
        <w:r w:rsidR="00E7355D">
          <w:rPr>
            <w:noProof/>
            <w:webHidden/>
          </w:rPr>
          <w:tab/>
        </w:r>
        <w:r w:rsidR="00E7355D">
          <w:rPr>
            <w:noProof/>
            <w:webHidden/>
          </w:rPr>
          <w:fldChar w:fldCharType="begin"/>
        </w:r>
        <w:r w:rsidR="00E7355D">
          <w:rPr>
            <w:noProof/>
            <w:webHidden/>
          </w:rPr>
          <w:instrText xml:space="preserve"> PAGEREF _Toc430166126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27" w:history="1">
        <w:r w:rsidR="00E7355D" w:rsidRPr="007226D1">
          <w:rPr>
            <w:rStyle w:val="Lienhypertexte"/>
            <w:noProof/>
          </w:rPr>
          <w:t>2.2</w:t>
        </w:r>
        <w:r w:rsidR="00E7355D">
          <w:rPr>
            <w:noProof/>
            <w:lang w:eastAsia="fr-FR"/>
          </w:rPr>
          <w:tab/>
        </w:r>
        <w:r w:rsidR="00E7355D" w:rsidRPr="007226D1">
          <w:rPr>
            <w:rStyle w:val="Lienhypertexte"/>
            <w:noProof/>
          </w:rPr>
          <w:t>Données physiographiques</w:t>
        </w:r>
        <w:r w:rsidR="00E7355D">
          <w:rPr>
            <w:noProof/>
            <w:webHidden/>
          </w:rPr>
          <w:tab/>
        </w:r>
        <w:r w:rsidR="00E7355D">
          <w:rPr>
            <w:noProof/>
            <w:webHidden/>
          </w:rPr>
          <w:fldChar w:fldCharType="begin"/>
        </w:r>
        <w:r w:rsidR="00E7355D">
          <w:rPr>
            <w:noProof/>
            <w:webHidden/>
          </w:rPr>
          <w:instrText xml:space="preserve"> PAGEREF _Toc430166127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28" w:history="1">
        <w:r w:rsidR="00E7355D" w:rsidRPr="007226D1">
          <w:rPr>
            <w:rStyle w:val="Lienhypertexte"/>
            <w:noProof/>
          </w:rPr>
          <w:t>2.3</w:t>
        </w:r>
        <w:r w:rsidR="00E7355D">
          <w:rPr>
            <w:noProof/>
            <w:lang w:eastAsia="fr-FR"/>
          </w:rPr>
          <w:tab/>
        </w:r>
        <w:r w:rsidR="00E7355D" w:rsidRPr="007226D1">
          <w:rPr>
            <w:rStyle w:val="Lienhypertexte"/>
            <w:noProof/>
          </w:rPr>
          <w:t>Données climatiques</w:t>
        </w:r>
        <w:r w:rsidR="00E7355D">
          <w:rPr>
            <w:noProof/>
            <w:webHidden/>
          </w:rPr>
          <w:tab/>
        </w:r>
        <w:r w:rsidR="00E7355D">
          <w:rPr>
            <w:noProof/>
            <w:webHidden/>
          </w:rPr>
          <w:fldChar w:fldCharType="begin"/>
        </w:r>
        <w:r w:rsidR="00E7355D">
          <w:rPr>
            <w:noProof/>
            <w:webHidden/>
          </w:rPr>
          <w:instrText xml:space="preserve"> PAGEREF _Toc430166128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29" w:history="1">
        <w:r w:rsidR="00E7355D" w:rsidRPr="007226D1">
          <w:rPr>
            <w:rStyle w:val="Lienhypertexte"/>
            <w:noProof/>
          </w:rPr>
          <w:t>2.4</w:t>
        </w:r>
        <w:r w:rsidR="00E7355D">
          <w:rPr>
            <w:noProof/>
            <w:lang w:eastAsia="fr-FR"/>
          </w:rPr>
          <w:tab/>
        </w:r>
        <w:r w:rsidR="00E7355D" w:rsidRPr="007226D1">
          <w:rPr>
            <w:rStyle w:val="Lienhypertexte"/>
            <w:noProof/>
          </w:rPr>
          <w:t>Données relatives aux usages anthropiques (dérivation-barrages et débits renaturalisés ; irrigation ; AEP)</w:t>
        </w:r>
        <w:r w:rsidR="00E7355D">
          <w:rPr>
            <w:noProof/>
            <w:webHidden/>
          </w:rPr>
          <w:tab/>
        </w:r>
        <w:r w:rsidR="00E7355D">
          <w:rPr>
            <w:noProof/>
            <w:webHidden/>
          </w:rPr>
          <w:fldChar w:fldCharType="begin"/>
        </w:r>
        <w:r w:rsidR="00E7355D">
          <w:rPr>
            <w:noProof/>
            <w:webHidden/>
          </w:rPr>
          <w:instrText xml:space="preserve"> PAGEREF _Toc430166129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30" w:history="1">
        <w:r w:rsidR="00E7355D" w:rsidRPr="007226D1">
          <w:rPr>
            <w:rStyle w:val="Lienhypertexte"/>
            <w:noProof/>
          </w:rPr>
          <w:t>2.5</w:t>
        </w:r>
        <w:r w:rsidR="00E7355D">
          <w:rPr>
            <w:noProof/>
            <w:lang w:eastAsia="fr-FR"/>
          </w:rPr>
          <w:tab/>
        </w:r>
        <w:r w:rsidR="00E7355D" w:rsidRPr="007226D1">
          <w:rPr>
            <w:rStyle w:val="Lienhypertexte"/>
            <w:noProof/>
          </w:rPr>
          <w:t>Performances de référence (Nov 2014) en hydrologie naturelle</w:t>
        </w:r>
        <w:r w:rsidR="00E7355D">
          <w:rPr>
            <w:noProof/>
            <w:webHidden/>
          </w:rPr>
          <w:tab/>
        </w:r>
        <w:r w:rsidR="00E7355D">
          <w:rPr>
            <w:noProof/>
            <w:webHidden/>
          </w:rPr>
          <w:fldChar w:fldCharType="begin"/>
        </w:r>
        <w:r w:rsidR="00E7355D">
          <w:rPr>
            <w:noProof/>
            <w:webHidden/>
          </w:rPr>
          <w:instrText xml:space="preserve"> PAGEREF _Toc430166130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1"/>
        <w:rPr>
          <w:b w:val="0"/>
          <w:noProof/>
          <w:lang w:eastAsia="fr-FR"/>
        </w:rPr>
      </w:pPr>
      <w:hyperlink w:anchor="_Toc430166131" w:history="1">
        <w:r w:rsidR="00E7355D" w:rsidRPr="007226D1">
          <w:rPr>
            <w:rStyle w:val="Lienhypertexte"/>
            <w:noProof/>
          </w:rPr>
          <w:t>3</w:t>
        </w:r>
        <w:r w:rsidR="00E7355D">
          <w:rPr>
            <w:b w:val="0"/>
            <w:noProof/>
            <w:lang w:eastAsia="fr-FR"/>
          </w:rPr>
          <w:tab/>
        </w:r>
        <w:r w:rsidR="00E7355D" w:rsidRPr="007226D1">
          <w:rPr>
            <w:rStyle w:val="Lienhypertexte"/>
            <w:noProof/>
          </w:rPr>
          <w:t>Amélioration de la modélisation en hydrologie naturelle (FT, IG)</w:t>
        </w:r>
        <w:r w:rsidR="00E7355D">
          <w:rPr>
            <w:noProof/>
            <w:webHidden/>
          </w:rPr>
          <w:tab/>
        </w:r>
        <w:r w:rsidR="00E7355D">
          <w:rPr>
            <w:noProof/>
            <w:webHidden/>
          </w:rPr>
          <w:fldChar w:fldCharType="begin"/>
        </w:r>
        <w:r w:rsidR="00E7355D">
          <w:rPr>
            <w:noProof/>
            <w:webHidden/>
          </w:rPr>
          <w:instrText xml:space="preserve"> PAGEREF _Toc430166131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32" w:history="1">
        <w:r w:rsidR="00E7355D" w:rsidRPr="007226D1">
          <w:rPr>
            <w:rStyle w:val="Lienhypertexte"/>
            <w:noProof/>
          </w:rPr>
          <w:t>3.1</w:t>
        </w:r>
        <w:r w:rsidR="00E7355D">
          <w:rPr>
            <w:noProof/>
            <w:lang w:eastAsia="fr-FR"/>
          </w:rPr>
          <w:tab/>
        </w:r>
        <w:r w:rsidR="00E7355D" w:rsidRPr="007226D1">
          <w:rPr>
            <w:rStyle w:val="Lienhypertexte"/>
            <w:noProof/>
          </w:rPr>
          <w:t>La démarche d’amélioration itérative en hydrologie naturelle</w:t>
        </w:r>
        <w:r w:rsidR="00E7355D">
          <w:rPr>
            <w:noProof/>
            <w:webHidden/>
          </w:rPr>
          <w:tab/>
        </w:r>
        <w:r w:rsidR="00E7355D">
          <w:rPr>
            <w:noProof/>
            <w:webHidden/>
          </w:rPr>
          <w:fldChar w:fldCharType="begin"/>
        </w:r>
        <w:r w:rsidR="00E7355D">
          <w:rPr>
            <w:noProof/>
            <w:webHidden/>
          </w:rPr>
          <w:instrText xml:space="preserve"> PAGEREF _Toc430166132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33" w:history="1">
        <w:r w:rsidR="00E7355D" w:rsidRPr="007226D1">
          <w:rPr>
            <w:rStyle w:val="Lienhypertexte"/>
            <w:noProof/>
          </w:rPr>
          <w:t>3.2</w:t>
        </w:r>
        <w:r w:rsidR="00E7355D">
          <w:rPr>
            <w:noProof/>
            <w:lang w:eastAsia="fr-FR"/>
          </w:rPr>
          <w:tab/>
        </w:r>
        <w:r w:rsidR="00E7355D" w:rsidRPr="007226D1">
          <w:rPr>
            <w:rStyle w:val="Lienhypertexte"/>
            <w:noProof/>
          </w:rPr>
          <w:t>Critique de la donnée de support  / physiographique</w:t>
        </w:r>
        <w:r w:rsidR="00E7355D">
          <w:rPr>
            <w:noProof/>
            <w:webHidden/>
          </w:rPr>
          <w:tab/>
        </w:r>
        <w:r w:rsidR="00E7355D">
          <w:rPr>
            <w:noProof/>
            <w:webHidden/>
          </w:rPr>
          <w:fldChar w:fldCharType="begin"/>
        </w:r>
        <w:r w:rsidR="00E7355D">
          <w:rPr>
            <w:noProof/>
            <w:webHidden/>
          </w:rPr>
          <w:instrText xml:space="preserve"> PAGEREF _Toc430166133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34" w:history="1">
        <w:r w:rsidR="00E7355D" w:rsidRPr="007226D1">
          <w:rPr>
            <w:rStyle w:val="Lienhypertexte"/>
            <w:noProof/>
          </w:rPr>
          <w:t>3.2.1</w:t>
        </w:r>
        <w:r w:rsidR="00E7355D">
          <w:rPr>
            <w:noProof/>
            <w:lang w:eastAsia="fr-FR"/>
          </w:rPr>
          <w:tab/>
        </w:r>
        <w:r w:rsidR="00E7355D" w:rsidRPr="007226D1">
          <w:rPr>
            <w:rStyle w:val="Lienhypertexte"/>
            <w:noProof/>
          </w:rPr>
          <w:t>Retour sur les améliorations effectuées sur la tille à crécey</w:t>
        </w:r>
        <w:r w:rsidR="00E7355D">
          <w:rPr>
            <w:noProof/>
            <w:webHidden/>
          </w:rPr>
          <w:tab/>
        </w:r>
        <w:r w:rsidR="00E7355D">
          <w:rPr>
            <w:noProof/>
            <w:webHidden/>
          </w:rPr>
          <w:fldChar w:fldCharType="begin"/>
        </w:r>
        <w:r w:rsidR="00E7355D">
          <w:rPr>
            <w:noProof/>
            <w:webHidden/>
          </w:rPr>
          <w:instrText xml:space="preserve"> PAGEREF _Toc430166134 \h </w:instrText>
        </w:r>
        <w:r w:rsidR="00E7355D">
          <w:rPr>
            <w:noProof/>
            <w:webHidden/>
          </w:rPr>
        </w:r>
        <w:r w:rsidR="00E7355D">
          <w:rPr>
            <w:noProof/>
            <w:webHidden/>
          </w:rPr>
          <w:fldChar w:fldCharType="separate"/>
        </w:r>
        <w:r w:rsidR="00E7355D">
          <w:rPr>
            <w:noProof/>
            <w:webHidden/>
          </w:rPr>
          <w:t>5</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35" w:history="1">
        <w:r w:rsidR="00E7355D" w:rsidRPr="007226D1">
          <w:rPr>
            <w:rStyle w:val="Lienhypertexte"/>
            <w:noProof/>
          </w:rPr>
          <w:t>3.3</w:t>
        </w:r>
        <w:r w:rsidR="00E7355D">
          <w:rPr>
            <w:noProof/>
            <w:lang w:eastAsia="fr-FR"/>
          </w:rPr>
          <w:tab/>
        </w:r>
        <w:r w:rsidR="00E7355D" w:rsidRPr="007226D1">
          <w:rPr>
            <w:rStyle w:val="Lienhypertexte"/>
            <w:noProof/>
          </w:rPr>
          <w:t>Critique de la donnée climatique (IG)</w:t>
        </w:r>
        <w:r w:rsidR="00E7355D">
          <w:rPr>
            <w:noProof/>
            <w:webHidden/>
          </w:rPr>
          <w:tab/>
        </w:r>
        <w:r w:rsidR="00E7355D">
          <w:rPr>
            <w:noProof/>
            <w:webHidden/>
          </w:rPr>
          <w:fldChar w:fldCharType="begin"/>
        </w:r>
        <w:r w:rsidR="00E7355D">
          <w:rPr>
            <w:noProof/>
            <w:webHidden/>
          </w:rPr>
          <w:instrText xml:space="preserve"> PAGEREF _Toc430166135 \h </w:instrText>
        </w:r>
        <w:r w:rsidR="00E7355D">
          <w:rPr>
            <w:noProof/>
            <w:webHidden/>
          </w:rPr>
        </w:r>
        <w:r w:rsidR="00E7355D">
          <w:rPr>
            <w:noProof/>
            <w:webHidden/>
          </w:rPr>
          <w:fldChar w:fldCharType="separate"/>
        </w:r>
        <w:r w:rsidR="00E7355D">
          <w:rPr>
            <w:noProof/>
            <w:webHidden/>
          </w:rPr>
          <w:t>6</w:t>
        </w:r>
        <w:r w:rsidR="00E7355D">
          <w:rPr>
            <w:noProof/>
            <w:webHidden/>
          </w:rPr>
          <w:fldChar w:fldCharType="end"/>
        </w:r>
      </w:hyperlink>
    </w:p>
    <w:p w:rsidR="00E7355D" w:rsidRDefault="00D24A8F">
      <w:pPr>
        <w:pStyle w:val="TM1"/>
        <w:rPr>
          <w:b w:val="0"/>
          <w:noProof/>
          <w:lang w:eastAsia="fr-FR"/>
        </w:rPr>
      </w:pPr>
      <w:hyperlink w:anchor="_Toc430166136" w:history="1">
        <w:r w:rsidR="00E7355D" w:rsidRPr="007226D1">
          <w:rPr>
            <w:rStyle w:val="Lienhypertexte"/>
            <w:noProof/>
          </w:rPr>
          <w:t>4</w:t>
        </w:r>
        <w:r w:rsidR="00E7355D">
          <w:rPr>
            <w:b w:val="0"/>
            <w:noProof/>
            <w:lang w:eastAsia="fr-FR"/>
          </w:rPr>
          <w:tab/>
        </w:r>
        <w:r w:rsidR="00E7355D" w:rsidRPr="007226D1">
          <w:rPr>
            <w:rStyle w:val="Lienhypertexte"/>
            <w:noProof/>
          </w:rPr>
          <w:t>Impact anthropique (FT, Dorian, Marielle)</w:t>
        </w:r>
        <w:r w:rsidR="00E7355D">
          <w:rPr>
            <w:noProof/>
            <w:webHidden/>
          </w:rPr>
          <w:tab/>
        </w:r>
        <w:r w:rsidR="00E7355D">
          <w:rPr>
            <w:noProof/>
            <w:webHidden/>
          </w:rPr>
          <w:fldChar w:fldCharType="begin"/>
        </w:r>
        <w:r w:rsidR="00E7355D">
          <w:rPr>
            <w:noProof/>
            <w:webHidden/>
          </w:rPr>
          <w:instrText xml:space="preserve"> PAGEREF _Toc430166136 \h </w:instrText>
        </w:r>
        <w:r w:rsidR="00E7355D">
          <w:rPr>
            <w:noProof/>
            <w:webHidden/>
          </w:rPr>
        </w:r>
        <w:r w:rsidR="00E7355D">
          <w:rPr>
            <w:noProof/>
            <w:webHidden/>
          </w:rPr>
          <w:fldChar w:fldCharType="separate"/>
        </w:r>
        <w:r w:rsidR="00E7355D">
          <w:rPr>
            <w:noProof/>
            <w:webHidden/>
          </w:rPr>
          <w:t>6</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37" w:history="1">
        <w:r w:rsidR="00E7355D" w:rsidRPr="007226D1">
          <w:rPr>
            <w:rStyle w:val="Lienhypertexte"/>
            <w:noProof/>
          </w:rPr>
          <w:t>4.1</w:t>
        </w:r>
        <w:r w:rsidR="00E7355D">
          <w:rPr>
            <w:noProof/>
            <w:lang w:eastAsia="fr-FR"/>
          </w:rPr>
          <w:tab/>
        </w:r>
        <w:r w:rsidR="00E7355D" w:rsidRPr="007226D1">
          <w:rPr>
            <w:rStyle w:val="Lienhypertexte"/>
            <w:noProof/>
          </w:rPr>
          <w:t>Barrages et dérivations</w:t>
        </w:r>
        <w:r w:rsidR="00E7355D">
          <w:rPr>
            <w:noProof/>
            <w:webHidden/>
          </w:rPr>
          <w:tab/>
        </w:r>
        <w:r w:rsidR="00E7355D">
          <w:rPr>
            <w:noProof/>
            <w:webHidden/>
          </w:rPr>
          <w:fldChar w:fldCharType="begin"/>
        </w:r>
        <w:r w:rsidR="00E7355D">
          <w:rPr>
            <w:noProof/>
            <w:webHidden/>
          </w:rPr>
          <w:instrText xml:space="preserve"> PAGEREF _Toc430166137 \h </w:instrText>
        </w:r>
        <w:r w:rsidR="00E7355D">
          <w:rPr>
            <w:noProof/>
            <w:webHidden/>
          </w:rPr>
        </w:r>
        <w:r w:rsidR="00E7355D">
          <w:rPr>
            <w:noProof/>
            <w:webHidden/>
          </w:rPr>
          <w:fldChar w:fldCharType="separate"/>
        </w:r>
        <w:r w:rsidR="00E7355D">
          <w:rPr>
            <w:noProof/>
            <w:webHidden/>
          </w:rPr>
          <w:t>6</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38" w:history="1">
        <w:r w:rsidR="00E7355D" w:rsidRPr="007226D1">
          <w:rPr>
            <w:rStyle w:val="Lienhypertexte"/>
            <w:noProof/>
          </w:rPr>
          <w:t>4.1.1</w:t>
        </w:r>
        <w:r w:rsidR="00E7355D">
          <w:rPr>
            <w:noProof/>
            <w:lang w:eastAsia="fr-FR"/>
          </w:rPr>
          <w:tab/>
        </w:r>
        <w:r w:rsidR="00E7355D" w:rsidRPr="007226D1">
          <w:rPr>
            <w:rStyle w:val="Lienhypertexte"/>
            <w:noProof/>
          </w:rPr>
          <w:t>Retour sur la simulation des barrages</w:t>
        </w:r>
        <w:r w:rsidR="00E7355D">
          <w:rPr>
            <w:noProof/>
            <w:webHidden/>
          </w:rPr>
          <w:tab/>
        </w:r>
        <w:r w:rsidR="00E7355D">
          <w:rPr>
            <w:noProof/>
            <w:webHidden/>
          </w:rPr>
          <w:fldChar w:fldCharType="begin"/>
        </w:r>
        <w:r w:rsidR="00E7355D">
          <w:rPr>
            <w:noProof/>
            <w:webHidden/>
          </w:rPr>
          <w:instrText xml:space="preserve"> PAGEREF _Toc430166138 \h </w:instrText>
        </w:r>
        <w:r w:rsidR="00E7355D">
          <w:rPr>
            <w:noProof/>
            <w:webHidden/>
          </w:rPr>
        </w:r>
        <w:r w:rsidR="00E7355D">
          <w:rPr>
            <w:noProof/>
            <w:webHidden/>
          </w:rPr>
          <w:fldChar w:fldCharType="separate"/>
        </w:r>
        <w:r w:rsidR="00E7355D">
          <w:rPr>
            <w:noProof/>
            <w:webHidden/>
          </w:rPr>
          <w:t>6</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39" w:history="1">
        <w:r w:rsidR="00E7355D" w:rsidRPr="007226D1">
          <w:rPr>
            <w:rStyle w:val="Lienhypertexte"/>
            <w:noProof/>
          </w:rPr>
          <w:t>4.1.2</w:t>
        </w:r>
        <w:r w:rsidR="00E7355D">
          <w:rPr>
            <w:noProof/>
            <w:lang w:eastAsia="fr-FR"/>
          </w:rPr>
          <w:tab/>
        </w:r>
        <w:r w:rsidR="00E7355D" w:rsidRPr="007226D1">
          <w:rPr>
            <w:rStyle w:val="Lienhypertexte"/>
            <w:noProof/>
          </w:rPr>
          <w:t>Représentation des dérivations</w:t>
        </w:r>
        <w:r w:rsidR="00E7355D">
          <w:rPr>
            <w:noProof/>
            <w:webHidden/>
          </w:rPr>
          <w:tab/>
        </w:r>
        <w:r w:rsidR="00E7355D">
          <w:rPr>
            <w:noProof/>
            <w:webHidden/>
          </w:rPr>
          <w:fldChar w:fldCharType="begin"/>
        </w:r>
        <w:r w:rsidR="00E7355D">
          <w:rPr>
            <w:noProof/>
            <w:webHidden/>
          </w:rPr>
          <w:instrText xml:space="preserve"> PAGEREF _Toc430166139 \h </w:instrText>
        </w:r>
        <w:r w:rsidR="00E7355D">
          <w:rPr>
            <w:noProof/>
            <w:webHidden/>
          </w:rPr>
        </w:r>
        <w:r w:rsidR="00E7355D">
          <w:rPr>
            <w:noProof/>
            <w:webHidden/>
          </w:rPr>
          <w:fldChar w:fldCharType="separate"/>
        </w:r>
        <w:r w:rsidR="00E7355D">
          <w:rPr>
            <w:noProof/>
            <w:webHidden/>
          </w:rPr>
          <w:t>7</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40" w:history="1">
        <w:r w:rsidR="00E7355D" w:rsidRPr="007226D1">
          <w:rPr>
            <w:rStyle w:val="Lienhypertexte"/>
            <w:noProof/>
          </w:rPr>
          <w:t>4.2</w:t>
        </w:r>
        <w:r w:rsidR="00E7355D">
          <w:rPr>
            <w:noProof/>
            <w:lang w:eastAsia="fr-FR"/>
          </w:rPr>
          <w:tab/>
        </w:r>
        <w:r w:rsidR="00E7355D" w:rsidRPr="007226D1">
          <w:rPr>
            <w:rStyle w:val="Lienhypertexte"/>
            <w:noProof/>
          </w:rPr>
          <w:t>Irrigation</w:t>
        </w:r>
        <w:r w:rsidR="00E7355D">
          <w:rPr>
            <w:noProof/>
            <w:webHidden/>
          </w:rPr>
          <w:tab/>
        </w:r>
        <w:r w:rsidR="00E7355D">
          <w:rPr>
            <w:noProof/>
            <w:webHidden/>
          </w:rPr>
          <w:fldChar w:fldCharType="begin"/>
        </w:r>
        <w:r w:rsidR="00E7355D">
          <w:rPr>
            <w:noProof/>
            <w:webHidden/>
          </w:rPr>
          <w:instrText xml:space="preserve"> PAGEREF _Toc430166140 \h </w:instrText>
        </w:r>
        <w:r w:rsidR="00E7355D">
          <w:rPr>
            <w:noProof/>
            <w:webHidden/>
          </w:rPr>
        </w:r>
        <w:r w:rsidR="00E7355D">
          <w:rPr>
            <w:noProof/>
            <w:webHidden/>
          </w:rPr>
          <w:fldChar w:fldCharType="separate"/>
        </w:r>
        <w:r w:rsidR="00E7355D">
          <w:rPr>
            <w:noProof/>
            <w:webHidden/>
          </w:rPr>
          <w:t>10</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41" w:history="1">
        <w:r w:rsidR="00E7355D" w:rsidRPr="007226D1">
          <w:rPr>
            <w:rStyle w:val="Lienhypertexte"/>
            <w:noProof/>
          </w:rPr>
          <w:t>4.2.1</w:t>
        </w:r>
        <w:r w:rsidR="00E7355D">
          <w:rPr>
            <w:noProof/>
            <w:lang w:eastAsia="fr-FR"/>
          </w:rPr>
          <w:tab/>
        </w:r>
        <w:r w:rsidR="00E7355D" w:rsidRPr="007226D1">
          <w:rPr>
            <w:rStyle w:val="Lienhypertexte"/>
            <w:noProof/>
          </w:rPr>
          <w:t>Principe et implémentation</w:t>
        </w:r>
        <w:r w:rsidR="00E7355D">
          <w:rPr>
            <w:noProof/>
            <w:webHidden/>
          </w:rPr>
          <w:tab/>
        </w:r>
        <w:r w:rsidR="00E7355D">
          <w:rPr>
            <w:noProof/>
            <w:webHidden/>
          </w:rPr>
          <w:fldChar w:fldCharType="begin"/>
        </w:r>
        <w:r w:rsidR="00E7355D">
          <w:rPr>
            <w:noProof/>
            <w:webHidden/>
          </w:rPr>
          <w:instrText xml:space="preserve"> PAGEREF _Toc430166141 \h </w:instrText>
        </w:r>
        <w:r w:rsidR="00E7355D">
          <w:rPr>
            <w:noProof/>
            <w:webHidden/>
          </w:rPr>
        </w:r>
        <w:r w:rsidR="00E7355D">
          <w:rPr>
            <w:noProof/>
            <w:webHidden/>
          </w:rPr>
          <w:fldChar w:fldCharType="separate"/>
        </w:r>
        <w:r w:rsidR="00E7355D">
          <w:rPr>
            <w:noProof/>
            <w:webHidden/>
          </w:rPr>
          <w:t>10</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42" w:history="1">
        <w:r w:rsidR="00E7355D" w:rsidRPr="007226D1">
          <w:rPr>
            <w:rStyle w:val="Lienhypertexte"/>
            <w:noProof/>
          </w:rPr>
          <w:t>4.2.2</w:t>
        </w:r>
        <w:r w:rsidR="00E7355D">
          <w:rPr>
            <w:noProof/>
            <w:lang w:eastAsia="fr-FR"/>
          </w:rPr>
          <w:tab/>
        </w:r>
        <w:r w:rsidR="00E7355D" w:rsidRPr="007226D1">
          <w:rPr>
            <w:rStyle w:val="Lienhypertexte"/>
            <w:noProof/>
          </w:rPr>
          <w:t>Données disponibles et hypothèses retenues</w:t>
        </w:r>
        <w:r w:rsidR="00E7355D">
          <w:rPr>
            <w:noProof/>
            <w:webHidden/>
          </w:rPr>
          <w:tab/>
        </w:r>
        <w:r w:rsidR="00E7355D">
          <w:rPr>
            <w:noProof/>
            <w:webHidden/>
          </w:rPr>
          <w:fldChar w:fldCharType="begin"/>
        </w:r>
        <w:r w:rsidR="00E7355D">
          <w:rPr>
            <w:noProof/>
            <w:webHidden/>
          </w:rPr>
          <w:instrText xml:space="preserve"> PAGEREF _Toc430166142 \h </w:instrText>
        </w:r>
        <w:r w:rsidR="00E7355D">
          <w:rPr>
            <w:noProof/>
            <w:webHidden/>
          </w:rPr>
        </w:r>
        <w:r w:rsidR="00E7355D">
          <w:rPr>
            <w:noProof/>
            <w:webHidden/>
          </w:rPr>
          <w:fldChar w:fldCharType="separate"/>
        </w:r>
        <w:r w:rsidR="00E7355D">
          <w:rPr>
            <w:noProof/>
            <w:webHidden/>
          </w:rPr>
          <w:t>11</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43" w:history="1">
        <w:r w:rsidR="00E7355D" w:rsidRPr="007226D1">
          <w:rPr>
            <w:rStyle w:val="Lienhypertexte"/>
            <w:noProof/>
          </w:rPr>
          <w:t>4.2.3</w:t>
        </w:r>
        <w:r w:rsidR="00E7355D">
          <w:rPr>
            <w:noProof/>
            <w:lang w:eastAsia="fr-FR"/>
          </w:rPr>
          <w:tab/>
        </w:r>
        <w:r w:rsidR="00E7355D" w:rsidRPr="007226D1">
          <w:rPr>
            <w:rStyle w:val="Lienhypertexte"/>
            <w:noProof/>
          </w:rPr>
          <w:t>Premiers tests</w:t>
        </w:r>
        <w:r w:rsidR="00E7355D">
          <w:rPr>
            <w:noProof/>
            <w:webHidden/>
          </w:rPr>
          <w:tab/>
        </w:r>
        <w:r w:rsidR="00E7355D">
          <w:rPr>
            <w:noProof/>
            <w:webHidden/>
          </w:rPr>
          <w:fldChar w:fldCharType="begin"/>
        </w:r>
        <w:r w:rsidR="00E7355D">
          <w:rPr>
            <w:noProof/>
            <w:webHidden/>
          </w:rPr>
          <w:instrText xml:space="preserve"> PAGEREF _Toc430166143 \h </w:instrText>
        </w:r>
        <w:r w:rsidR="00E7355D">
          <w:rPr>
            <w:noProof/>
            <w:webHidden/>
          </w:rPr>
        </w:r>
        <w:r w:rsidR="00E7355D">
          <w:rPr>
            <w:noProof/>
            <w:webHidden/>
          </w:rPr>
          <w:fldChar w:fldCharType="separate"/>
        </w:r>
        <w:r w:rsidR="00E7355D">
          <w:rPr>
            <w:noProof/>
            <w:webHidden/>
          </w:rPr>
          <w:t>14</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44" w:history="1">
        <w:r w:rsidR="00E7355D" w:rsidRPr="007226D1">
          <w:rPr>
            <w:rStyle w:val="Lienhypertexte"/>
            <w:noProof/>
          </w:rPr>
          <w:t>4.2.4</w:t>
        </w:r>
        <w:r w:rsidR="00E7355D">
          <w:rPr>
            <w:noProof/>
            <w:lang w:eastAsia="fr-FR"/>
          </w:rPr>
          <w:tab/>
        </w:r>
        <w:r w:rsidR="00E7355D" w:rsidRPr="007226D1">
          <w:rPr>
            <w:rStyle w:val="Lienhypertexte"/>
            <w:noProof/>
          </w:rPr>
          <w:t>Comparaison aux volumes prélevés</w:t>
        </w:r>
        <w:r w:rsidR="00E7355D">
          <w:rPr>
            <w:noProof/>
            <w:webHidden/>
          </w:rPr>
          <w:tab/>
        </w:r>
        <w:r w:rsidR="00E7355D">
          <w:rPr>
            <w:noProof/>
            <w:webHidden/>
          </w:rPr>
          <w:fldChar w:fldCharType="begin"/>
        </w:r>
        <w:r w:rsidR="00E7355D">
          <w:rPr>
            <w:noProof/>
            <w:webHidden/>
          </w:rPr>
          <w:instrText xml:space="preserve"> PAGEREF _Toc430166144 \h </w:instrText>
        </w:r>
        <w:r w:rsidR="00E7355D">
          <w:rPr>
            <w:noProof/>
            <w:webHidden/>
          </w:rPr>
        </w:r>
        <w:r w:rsidR="00E7355D">
          <w:rPr>
            <w:noProof/>
            <w:webHidden/>
          </w:rPr>
          <w:fldChar w:fldCharType="separate"/>
        </w:r>
        <w:r w:rsidR="00E7355D">
          <w:rPr>
            <w:noProof/>
            <w:webHidden/>
          </w:rPr>
          <w:t>14</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45" w:history="1">
        <w:r w:rsidR="00E7355D" w:rsidRPr="007226D1">
          <w:rPr>
            <w:rStyle w:val="Lienhypertexte"/>
            <w:noProof/>
          </w:rPr>
          <w:t>4.3</w:t>
        </w:r>
        <w:r w:rsidR="00E7355D">
          <w:rPr>
            <w:noProof/>
            <w:lang w:eastAsia="fr-FR"/>
          </w:rPr>
          <w:tab/>
        </w:r>
        <w:r w:rsidR="00E7355D" w:rsidRPr="007226D1">
          <w:rPr>
            <w:rStyle w:val="Lienhypertexte"/>
            <w:noProof/>
          </w:rPr>
          <w:t>Impact anthropique 3 : AEP (Dorian)</w:t>
        </w:r>
        <w:r w:rsidR="00E7355D">
          <w:rPr>
            <w:noProof/>
            <w:webHidden/>
          </w:rPr>
          <w:tab/>
        </w:r>
        <w:r w:rsidR="00E7355D">
          <w:rPr>
            <w:noProof/>
            <w:webHidden/>
          </w:rPr>
          <w:fldChar w:fldCharType="begin"/>
        </w:r>
        <w:r w:rsidR="00E7355D">
          <w:rPr>
            <w:noProof/>
            <w:webHidden/>
          </w:rPr>
          <w:instrText xml:space="preserve"> PAGEREF _Toc430166145 \h </w:instrText>
        </w:r>
        <w:r w:rsidR="00E7355D">
          <w:rPr>
            <w:noProof/>
            <w:webHidden/>
          </w:rPr>
        </w:r>
        <w:r w:rsidR="00E7355D">
          <w:rPr>
            <w:noProof/>
            <w:webHidden/>
          </w:rPr>
          <w:fldChar w:fldCharType="separate"/>
        </w:r>
        <w:r w:rsidR="00E7355D">
          <w:rPr>
            <w:noProof/>
            <w:webHidden/>
          </w:rPr>
          <w:t>15</w:t>
        </w:r>
        <w:r w:rsidR="00E7355D">
          <w:rPr>
            <w:noProof/>
            <w:webHidden/>
          </w:rPr>
          <w:fldChar w:fldCharType="end"/>
        </w:r>
      </w:hyperlink>
    </w:p>
    <w:p w:rsidR="00E7355D" w:rsidRDefault="00D24A8F">
      <w:pPr>
        <w:pStyle w:val="TM1"/>
        <w:rPr>
          <w:b w:val="0"/>
          <w:noProof/>
          <w:lang w:eastAsia="fr-FR"/>
        </w:rPr>
      </w:pPr>
      <w:hyperlink w:anchor="_Toc430166146" w:history="1">
        <w:r w:rsidR="00E7355D" w:rsidRPr="007226D1">
          <w:rPr>
            <w:rStyle w:val="Lienhypertexte"/>
            <w:noProof/>
          </w:rPr>
          <w:t>5</w:t>
        </w:r>
        <w:r w:rsidR="00E7355D">
          <w:rPr>
            <w:b w:val="0"/>
            <w:noProof/>
            <w:lang w:eastAsia="fr-FR"/>
          </w:rPr>
          <w:tab/>
        </w:r>
        <w:r w:rsidR="00E7355D" w:rsidRPr="007226D1">
          <w:rPr>
            <w:rStyle w:val="Lienhypertexte"/>
            <w:noProof/>
          </w:rPr>
          <w:t>Maillage du modèle : les améliorations techniques et ergonomiques (Christine)</w:t>
        </w:r>
        <w:r w:rsidR="00E7355D">
          <w:rPr>
            <w:noProof/>
            <w:webHidden/>
          </w:rPr>
          <w:tab/>
        </w:r>
        <w:r w:rsidR="00E7355D">
          <w:rPr>
            <w:noProof/>
            <w:webHidden/>
          </w:rPr>
          <w:fldChar w:fldCharType="begin"/>
        </w:r>
        <w:r w:rsidR="00E7355D">
          <w:rPr>
            <w:noProof/>
            <w:webHidden/>
          </w:rPr>
          <w:instrText xml:space="preserve"> PAGEREF _Toc430166146 \h </w:instrText>
        </w:r>
        <w:r w:rsidR="00E7355D">
          <w:rPr>
            <w:noProof/>
            <w:webHidden/>
          </w:rPr>
        </w:r>
        <w:r w:rsidR="00E7355D">
          <w:rPr>
            <w:noProof/>
            <w:webHidden/>
          </w:rPr>
          <w:fldChar w:fldCharType="separate"/>
        </w:r>
        <w:r w:rsidR="00E7355D">
          <w:rPr>
            <w:noProof/>
            <w:webHidden/>
          </w:rPr>
          <w:t>15</w:t>
        </w:r>
        <w:r w:rsidR="00E7355D">
          <w:rPr>
            <w:noProof/>
            <w:webHidden/>
          </w:rPr>
          <w:fldChar w:fldCharType="end"/>
        </w:r>
      </w:hyperlink>
    </w:p>
    <w:p w:rsidR="00E7355D" w:rsidRDefault="00D24A8F">
      <w:pPr>
        <w:pStyle w:val="TM1"/>
        <w:rPr>
          <w:b w:val="0"/>
          <w:noProof/>
          <w:lang w:eastAsia="fr-FR"/>
        </w:rPr>
      </w:pPr>
      <w:hyperlink w:anchor="_Toc430166147" w:history="1">
        <w:r w:rsidR="00E7355D" w:rsidRPr="007226D1">
          <w:rPr>
            <w:rStyle w:val="Lienhypertexte"/>
            <w:noProof/>
          </w:rPr>
          <w:t>6</w:t>
        </w:r>
        <w:r w:rsidR="00E7355D">
          <w:rPr>
            <w:b w:val="0"/>
            <w:noProof/>
            <w:lang w:eastAsia="fr-FR"/>
          </w:rPr>
          <w:tab/>
        </w:r>
        <w:r w:rsidR="00E7355D" w:rsidRPr="007226D1">
          <w:rPr>
            <w:rStyle w:val="Lienhypertexte"/>
            <w:noProof/>
          </w:rPr>
          <w:t>Scénarios prospectifs sur le bassin du Rhone (Amina, IG, JPV, ES)</w:t>
        </w:r>
        <w:r w:rsidR="00E7355D">
          <w:rPr>
            <w:noProof/>
            <w:webHidden/>
          </w:rPr>
          <w:tab/>
        </w:r>
        <w:r w:rsidR="00E7355D">
          <w:rPr>
            <w:noProof/>
            <w:webHidden/>
          </w:rPr>
          <w:fldChar w:fldCharType="begin"/>
        </w:r>
        <w:r w:rsidR="00E7355D">
          <w:rPr>
            <w:noProof/>
            <w:webHidden/>
          </w:rPr>
          <w:instrText xml:space="preserve"> PAGEREF _Toc430166147 \h </w:instrText>
        </w:r>
        <w:r w:rsidR="00E7355D">
          <w:rPr>
            <w:noProof/>
            <w:webHidden/>
          </w:rPr>
        </w:r>
        <w:r w:rsidR="00E7355D">
          <w:rPr>
            <w:noProof/>
            <w:webHidden/>
          </w:rPr>
          <w:fldChar w:fldCharType="separate"/>
        </w:r>
        <w:r w:rsidR="00E7355D">
          <w:rPr>
            <w:noProof/>
            <w:webHidden/>
          </w:rPr>
          <w:t>15</w:t>
        </w:r>
        <w:r w:rsidR="00E7355D">
          <w:rPr>
            <w:noProof/>
            <w:webHidden/>
          </w:rPr>
          <w:fldChar w:fldCharType="end"/>
        </w:r>
      </w:hyperlink>
    </w:p>
    <w:p w:rsidR="00E7355D" w:rsidRDefault="00D24A8F">
      <w:pPr>
        <w:pStyle w:val="TM1"/>
        <w:rPr>
          <w:b w:val="0"/>
          <w:noProof/>
          <w:lang w:eastAsia="fr-FR"/>
        </w:rPr>
      </w:pPr>
      <w:hyperlink w:anchor="_Toc430166148" w:history="1">
        <w:r w:rsidR="00E7355D" w:rsidRPr="007226D1">
          <w:rPr>
            <w:rStyle w:val="Lienhypertexte"/>
            <w:noProof/>
          </w:rPr>
          <w:t>7</w:t>
        </w:r>
        <w:r w:rsidR="00E7355D">
          <w:rPr>
            <w:b w:val="0"/>
            <w:noProof/>
            <w:lang w:eastAsia="fr-FR"/>
          </w:rPr>
          <w:tab/>
        </w:r>
        <w:r w:rsidR="00E7355D" w:rsidRPr="007226D1">
          <w:rPr>
            <w:rStyle w:val="Lienhypertexte"/>
            <w:noProof/>
          </w:rPr>
          <w:t>Conclusions, Limites et Perspectives (à affiner)</w:t>
        </w:r>
        <w:r w:rsidR="00E7355D">
          <w:rPr>
            <w:noProof/>
            <w:webHidden/>
          </w:rPr>
          <w:tab/>
        </w:r>
        <w:r w:rsidR="00E7355D">
          <w:rPr>
            <w:noProof/>
            <w:webHidden/>
          </w:rPr>
          <w:fldChar w:fldCharType="begin"/>
        </w:r>
        <w:r w:rsidR="00E7355D">
          <w:rPr>
            <w:noProof/>
            <w:webHidden/>
          </w:rPr>
          <w:instrText xml:space="preserve"> PAGEREF _Toc430166148 \h </w:instrText>
        </w:r>
        <w:r w:rsidR="00E7355D">
          <w:rPr>
            <w:noProof/>
            <w:webHidden/>
          </w:rPr>
        </w:r>
        <w:r w:rsidR="00E7355D">
          <w:rPr>
            <w:noProof/>
            <w:webHidden/>
          </w:rPr>
          <w:fldChar w:fldCharType="separate"/>
        </w:r>
        <w:r w:rsidR="00E7355D">
          <w:rPr>
            <w:noProof/>
            <w:webHidden/>
          </w:rPr>
          <w:t>15</w:t>
        </w:r>
        <w:r w:rsidR="00E7355D">
          <w:rPr>
            <w:noProof/>
            <w:webHidden/>
          </w:rPr>
          <w:fldChar w:fldCharType="end"/>
        </w:r>
      </w:hyperlink>
    </w:p>
    <w:p w:rsidR="00E7355D" w:rsidRDefault="00D24A8F">
      <w:pPr>
        <w:pStyle w:val="TM1"/>
        <w:rPr>
          <w:b w:val="0"/>
          <w:noProof/>
          <w:lang w:eastAsia="fr-FR"/>
        </w:rPr>
      </w:pPr>
      <w:hyperlink w:anchor="_Toc430166149" w:history="1">
        <w:r w:rsidR="00E7355D" w:rsidRPr="007226D1">
          <w:rPr>
            <w:rStyle w:val="Lienhypertexte"/>
            <w:noProof/>
          </w:rPr>
          <w:t>ANNEXE 1 : Prise en main du modèle : guide J2000-Rhone et HRU-Delin (proposition…)</w:t>
        </w:r>
        <w:r w:rsidR="00E7355D">
          <w:rPr>
            <w:noProof/>
            <w:webHidden/>
          </w:rPr>
          <w:tab/>
        </w:r>
        <w:r w:rsidR="00E7355D">
          <w:rPr>
            <w:noProof/>
            <w:webHidden/>
          </w:rPr>
          <w:fldChar w:fldCharType="begin"/>
        </w:r>
        <w:r w:rsidR="00E7355D">
          <w:rPr>
            <w:noProof/>
            <w:webHidden/>
          </w:rPr>
          <w:instrText xml:space="preserve"> PAGEREF _Toc430166149 \h </w:instrText>
        </w:r>
        <w:r w:rsidR="00E7355D">
          <w:rPr>
            <w:noProof/>
            <w:webHidden/>
          </w:rPr>
        </w:r>
        <w:r w:rsidR="00E7355D">
          <w:rPr>
            <w:noProof/>
            <w:webHidden/>
          </w:rPr>
          <w:fldChar w:fldCharType="separate"/>
        </w:r>
        <w:r w:rsidR="00E7355D">
          <w:rPr>
            <w:noProof/>
            <w:webHidden/>
          </w:rPr>
          <w:t>15</w:t>
        </w:r>
        <w:r w:rsidR="00E7355D">
          <w:rPr>
            <w:noProof/>
            <w:webHidden/>
          </w:rPr>
          <w:fldChar w:fldCharType="end"/>
        </w:r>
      </w:hyperlink>
    </w:p>
    <w:p w:rsidR="00E7355D" w:rsidRDefault="00D24A8F">
      <w:pPr>
        <w:pStyle w:val="TM1"/>
        <w:rPr>
          <w:b w:val="0"/>
          <w:noProof/>
          <w:lang w:eastAsia="fr-FR"/>
        </w:rPr>
      </w:pPr>
      <w:hyperlink w:anchor="_Toc430166150" w:history="1">
        <w:r w:rsidR="00E7355D" w:rsidRPr="007226D1">
          <w:rPr>
            <w:rStyle w:val="Lienhypertexte"/>
            <w:noProof/>
          </w:rPr>
          <w:t>8</w:t>
        </w:r>
        <w:r w:rsidR="00E7355D">
          <w:rPr>
            <w:b w:val="0"/>
            <w:noProof/>
            <w:lang w:eastAsia="fr-FR"/>
          </w:rPr>
          <w:tab/>
        </w:r>
        <w:r w:rsidR="00E7355D" w:rsidRPr="007226D1">
          <w:rPr>
            <w:rStyle w:val="Lienhypertexte"/>
            <w:noProof/>
          </w:rPr>
          <w:t>Collecte de données</w:t>
        </w:r>
        <w:r w:rsidR="00E7355D">
          <w:rPr>
            <w:noProof/>
            <w:webHidden/>
          </w:rPr>
          <w:tab/>
        </w:r>
        <w:r w:rsidR="00E7355D">
          <w:rPr>
            <w:noProof/>
            <w:webHidden/>
          </w:rPr>
          <w:fldChar w:fldCharType="begin"/>
        </w:r>
        <w:r w:rsidR="00E7355D">
          <w:rPr>
            <w:noProof/>
            <w:webHidden/>
          </w:rPr>
          <w:instrText xml:space="preserve"> PAGEREF _Toc430166150 \h </w:instrText>
        </w:r>
        <w:r w:rsidR="00E7355D">
          <w:rPr>
            <w:noProof/>
            <w:webHidden/>
          </w:rPr>
        </w:r>
        <w:r w:rsidR="00E7355D">
          <w:rPr>
            <w:noProof/>
            <w:webHidden/>
          </w:rPr>
          <w:fldChar w:fldCharType="separate"/>
        </w:r>
        <w:r w:rsidR="00E7355D">
          <w:rPr>
            <w:noProof/>
            <w:webHidden/>
          </w:rPr>
          <w:t>16</w:t>
        </w:r>
        <w:r w:rsidR="00E7355D">
          <w:rPr>
            <w:noProof/>
            <w:webHidden/>
          </w:rPr>
          <w:fldChar w:fldCharType="end"/>
        </w:r>
      </w:hyperlink>
    </w:p>
    <w:p w:rsidR="00E7355D" w:rsidRDefault="00D24A8F">
      <w:pPr>
        <w:pStyle w:val="TM2"/>
        <w:tabs>
          <w:tab w:val="left" w:pos="960"/>
          <w:tab w:val="right" w:leader="dot" w:pos="9062"/>
        </w:tabs>
        <w:rPr>
          <w:noProof/>
          <w:lang w:eastAsia="fr-FR"/>
        </w:rPr>
      </w:pPr>
      <w:hyperlink w:anchor="_Toc430166151" w:history="1">
        <w:r w:rsidR="00E7355D" w:rsidRPr="007226D1">
          <w:rPr>
            <w:rStyle w:val="Lienhypertexte"/>
            <w:noProof/>
          </w:rPr>
          <w:t>8.1</w:t>
        </w:r>
        <w:r w:rsidR="00E7355D">
          <w:rPr>
            <w:noProof/>
            <w:lang w:eastAsia="fr-FR"/>
          </w:rPr>
          <w:tab/>
        </w:r>
        <w:r w:rsidR="00E7355D" w:rsidRPr="007226D1">
          <w:rPr>
            <w:rStyle w:val="Lienhypertexte"/>
            <w:noProof/>
          </w:rPr>
          <w:t>Données climatiques</w:t>
        </w:r>
        <w:r w:rsidR="00E7355D">
          <w:rPr>
            <w:noProof/>
            <w:webHidden/>
          </w:rPr>
          <w:tab/>
        </w:r>
        <w:r w:rsidR="00E7355D">
          <w:rPr>
            <w:noProof/>
            <w:webHidden/>
          </w:rPr>
          <w:fldChar w:fldCharType="begin"/>
        </w:r>
        <w:r w:rsidR="00E7355D">
          <w:rPr>
            <w:noProof/>
            <w:webHidden/>
          </w:rPr>
          <w:instrText xml:space="preserve"> PAGEREF _Toc430166151 \h </w:instrText>
        </w:r>
        <w:r w:rsidR="00E7355D">
          <w:rPr>
            <w:noProof/>
            <w:webHidden/>
          </w:rPr>
        </w:r>
        <w:r w:rsidR="00E7355D">
          <w:rPr>
            <w:noProof/>
            <w:webHidden/>
          </w:rPr>
          <w:fldChar w:fldCharType="separate"/>
        </w:r>
        <w:r w:rsidR="00E7355D">
          <w:rPr>
            <w:noProof/>
            <w:webHidden/>
          </w:rPr>
          <w:t>16</w:t>
        </w:r>
        <w:r w:rsidR="00E7355D">
          <w:rPr>
            <w:noProof/>
            <w:webHidden/>
          </w:rPr>
          <w:fldChar w:fldCharType="end"/>
        </w:r>
      </w:hyperlink>
    </w:p>
    <w:p w:rsidR="00E7355D" w:rsidRDefault="00D24A8F">
      <w:pPr>
        <w:pStyle w:val="TM3"/>
        <w:tabs>
          <w:tab w:val="left" w:pos="1200"/>
          <w:tab w:val="right" w:leader="dot" w:pos="9062"/>
        </w:tabs>
        <w:rPr>
          <w:noProof/>
          <w:lang w:eastAsia="fr-FR"/>
        </w:rPr>
      </w:pPr>
      <w:hyperlink w:anchor="_Toc430166152" w:history="1">
        <w:r w:rsidR="00E7355D" w:rsidRPr="007226D1">
          <w:rPr>
            <w:rStyle w:val="Lienhypertexte"/>
            <w:noProof/>
          </w:rPr>
          <w:t>8.1.1</w:t>
        </w:r>
        <w:r w:rsidR="00E7355D">
          <w:rPr>
            <w:noProof/>
            <w:lang w:eastAsia="fr-FR"/>
          </w:rPr>
          <w:tab/>
        </w:r>
        <w:r w:rsidR="00E7355D" w:rsidRPr="007226D1">
          <w:rPr>
            <w:rStyle w:val="Lienhypertexte"/>
            <w:noProof/>
          </w:rPr>
          <w:t>La réanalyse Safran</w:t>
        </w:r>
        <w:r w:rsidR="00E7355D">
          <w:rPr>
            <w:noProof/>
            <w:webHidden/>
          </w:rPr>
          <w:tab/>
        </w:r>
        <w:r w:rsidR="00E7355D">
          <w:rPr>
            <w:noProof/>
            <w:webHidden/>
          </w:rPr>
          <w:fldChar w:fldCharType="begin"/>
        </w:r>
        <w:r w:rsidR="00E7355D">
          <w:rPr>
            <w:noProof/>
            <w:webHidden/>
          </w:rPr>
          <w:instrText xml:space="preserve"> PAGEREF _Toc430166152 \h </w:instrText>
        </w:r>
        <w:r w:rsidR="00E7355D">
          <w:rPr>
            <w:noProof/>
            <w:webHidden/>
          </w:rPr>
        </w:r>
        <w:r w:rsidR="00E7355D">
          <w:rPr>
            <w:noProof/>
            <w:webHidden/>
          </w:rPr>
          <w:fldChar w:fldCharType="separate"/>
        </w:r>
        <w:r w:rsidR="00E7355D">
          <w:rPr>
            <w:noProof/>
            <w:webHidden/>
          </w:rPr>
          <w:t>16</w:t>
        </w:r>
        <w:r w:rsidR="00E7355D">
          <w:rPr>
            <w:noProof/>
            <w:webHidden/>
          </w:rPr>
          <w:fldChar w:fldCharType="end"/>
        </w:r>
      </w:hyperlink>
    </w:p>
    <w:p w:rsidR="00FB69B8" w:rsidRDefault="00C42FB9" w:rsidP="00A0412E">
      <w:pPr>
        <w:pStyle w:val="TM1"/>
      </w:pPr>
      <w:r>
        <w:rPr>
          <w:b w:val="0"/>
        </w:rPr>
        <w:fldChar w:fldCharType="end"/>
      </w:r>
      <w:bookmarkStart w:id="55" w:name="_Toc372710469"/>
      <w:bookmarkStart w:id="56" w:name="_Toc372712277"/>
      <w:bookmarkStart w:id="57" w:name="_Toc372726997"/>
      <w:bookmarkStart w:id="58" w:name="_Toc372730858"/>
      <w:bookmarkStart w:id="59" w:name="_Ref372806232"/>
      <w:bookmarkStart w:id="60" w:name="_Ref401662439"/>
      <w:bookmarkStart w:id="61" w:name="_Toc401738706"/>
      <w:bookmarkStart w:id="62" w:name="_Toc401738868"/>
      <w:bookmarkStart w:id="63" w:name="_Toc402344158"/>
      <w:bookmarkStart w:id="64" w:name="_Toc402346285"/>
      <w:bookmarkStart w:id="65" w:name="_Toc402452795"/>
      <w:bookmarkStart w:id="66" w:name="_Toc402883116"/>
      <w:r w:rsidR="00427E71">
        <w:rPr>
          <w:b w:val="0"/>
        </w:rPr>
        <w:br w:type="page"/>
      </w:r>
    </w:p>
    <w:p w:rsidR="00716C8E" w:rsidRDefault="00716C8E" w:rsidP="002F0EEA">
      <w:pPr>
        <w:pStyle w:val="TM1"/>
        <w:rPr>
          <w:b w:val="0"/>
        </w:rPr>
        <w:sectPr w:rsidR="00716C8E" w:rsidSect="00716C8E">
          <w:headerReference w:type="default" r:id="rId17"/>
          <w:footerReference w:type="default" r:id="rId18"/>
          <w:pgSz w:w="11906" w:h="16838"/>
          <w:pgMar w:top="1417" w:right="1417" w:bottom="1417" w:left="1417" w:header="11" w:footer="708" w:gutter="0"/>
          <w:pgNumType w:fmt="lowerRoman" w:start="1"/>
          <w:cols w:space="708"/>
          <w:docGrid w:linePitch="360"/>
        </w:sectPr>
      </w:pPr>
    </w:p>
    <w:bookmarkEnd w:id="55"/>
    <w:bookmarkEnd w:id="56"/>
    <w:bookmarkEnd w:id="57"/>
    <w:bookmarkEnd w:id="58"/>
    <w:bookmarkEnd w:id="59"/>
    <w:bookmarkEnd w:id="60"/>
    <w:bookmarkEnd w:id="61"/>
    <w:bookmarkEnd w:id="62"/>
    <w:bookmarkEnd w:id="63"/>
    <w:bookmarkEnd w:id="64"/>
    <w:bookmarkEnd w:id="65"/>
    <w:bookmarkEnd w:id="66"/>
    <w:p w:rsidR="004C1F71" w:rsidRDefault="004C1F71">
      <w:pPr>
        <w:spacing w:after="200"/>
        <w:jc w:val="left"/>
      </w:pPr>
      <w:r>
        <w:lastRenderedPageBreak/>
        <w:br w:type="page"/>
      </w:r>
    </w:p>
    <w:p w:rsidR="004C1F71" w:rsidRDefault="004C1F71" w:rsidP="004C1F71">
      <w:pPr>
        <w:pStyle w:val="Titre1"/>
      </w:pPr>
      <w:bookmarkStart w:id="67" w:name="_Toc403632169"/>
      <w:bookmarkStart w:id="68" w:name="_Toc403656292"/>
      <w:bookmarkStart w:id="69" w:name="_Toc430166124"/>
      <w:r w:rsidRPr="0027253D">
        <w:lastRenderedPageBreak/>
        <w:t>Introduction</w:t>
      </w:r>
      <w:bookmarkEnd w:id="67"/>
      <w:bookmarkEnd w:id="68"/>
      <w:r w:rsidR="006F3F2C">
        <w:t xml:space="preserve"> (</w:t>
      </w:r>
      <w:r w:rsidR="000B47AF">
        <w:t xml:space="preserve">IG, </w:t>
      </w:r>
      <w:r w:rsidR="006F3F2C">
        <w:t>ES ?)</w:t>
      </w:r>
      <w:bookmarkEnd w:id="69"/>
    </w:p>
    <w:p w:rsidR="004C1F71" w:rsidRDefault="004C1F71" w:rsidP="004C1F71">
      <w:pPr>
        <w:pStyle w:val="Titre1"/>
      </w:pPr>
      <w:bookmarkStart w:id="70" w:name="_Toc430166125"/>
      <w:r>
        <w:t>Une brève présentation du Modèle du Rhône</w:t>
      </w:r>
      <w:r w:rsidR="00A0412E">
        <w:t xml:space="preserve"> (IG</w:t>
      </w:r>
      <w:r w:rsidR="00121A4A">
        <w:t>, relecture FB ?</w:t>
      </w:r>
      <w:r w:rsidR="00A0412E">
        <w:t>)</w:t>
      </w:r>
      <w:bookmarkEnd w:id="70"/>
    </w:p>
    <w:p w:rsidR="004C1F71" w:rsidRDefault="004C1F71" w:rsidP="004C1F71">
      <w:pPr>
        <w:pStyle w:val="Titre2"/>
      </w:pPr>
      <w:bookmarkStart w:id="71" w:name="_Toc430166126"/>
      <w:r>
        <w:t>Structure du modèle</w:t>
      </w:r>
      <w:bookmarkEnd w:id="71"/>
    </w:p>
    <w:p w:rsidR="00B264A6" w:rsidRDefault="00B264A6" w:rsidP="00B264A6">
      <w:pPr>
        <w:pStyle w:val="Titre2"/>
      </w:pPr>
      <w:bookmarkStart w:id="72" w:name="_Toc430166127"/>
      <w:r>
        <w:t>Données physiographiques</w:t>
      </w:r>
      <w:bookmarkEnd w:id="72"/>
    </w:p>
    <w:p w:rsidR="00B264A6" w:rsidRDefault="00B264A6" w:rsidP="00B264A6">
      <w:pPr>
        <w:pStyle w:val="Titre2"/>
        <w:numPr>
          <w:ilvl w:val="1"/>
          <w:numId w:val="10"/>
        </w:numPr>
      </w:pPr>
      <w:bookmarkStart w:id="73" w:name="_Toc430166128"/>
      <w:r>
        <w:t>Données climatiques</w:t>
      </w:r>
      <w:bookmarkEnd w:id="73"/>
    </w:p>
    <w:p w:rsidR="00B264A6" w:rsidRDefault="00B264A6" w:rsidP="00B264A6">
      <w:pPr>
        <w:pStyle w:val="Titre2"/>
        <w:numPr>
          <w:ilvl w:val="1"/>
          <w:numId w:val="10"/>
        </w:numPr>
      </w:pPr>
      <w:bookmarkStart w:id="74" w:name="_Toc430166129"/>
      <w:r>
        <w:t xml:space="preserve">Données relatives aux usages anthropiques (dérivation-barrages et débits </w:t>
      </w:r>
      <w:proofErr w:type="spellStart"/>
      <w:r>
        <w:t>renaturalisés</w:t>
      </w:r>
      <w:proofErr w:type="spellEnd"/>
      <w:r>
        <w:t> ; irrigation ; AEP)</w:t>
      </w:r>
      <w:bookmarkEnd w:id="74"/>
    </w:p>
    <w:p w:rsidR="00B264A6" w:rsidRPr="00B264A6" w:rsidRDefault="00B264A6" w:rsidP="00B264A6">
      <w:pPr>
        <w:pStyle w:val="Titre2"/>
        <w:numPr>
          <w:ilvl w:val="1"/>
          <w:numId w:val="10"/>
        </w:numPr>
      </w:pPr>
      <w:bookmarkStart w:id="75" w:name="_Toc430166130"/>
      <w:r>
        <w:t>Performances de référence (</w:t>
      </w:r>
      <w:proofErr w:type="spellStart"/>
      <w:r>
        <w:t>Nov</w:t>
      </w:r>
      <w:proofErr w:type="spellEnd"/>
      <w:r>
        <w:t xml:space="preserve"> 2014) en hydrologie naturelle</w:t>
      </w:r>
      <w:bookmarkEnd w:id="75"/>
    </w:p>
    <w:p w:rsidR="004C1F71" w:rsidRDefault="004C1F71" w:rsidP="004C1F71">
      <w:pPr>
        <w:pStyle w:val="Titre1"/>
      </w:pPr>
      <w:bookmarkStart w:id="76" w:name="_Toc430166131"/>
      <w:r>
        <w:t>Amélioration de la modélisation en hydrologie naturelle</w:t>
      </w:r>
      <w:r w:rsidR="00A0412E">
        <w:t xml:space="preserve"> (FT, IG)</w:t>
      </w:r>
      <w:bookmarkEnd w:id="76"/>
    </w:p>
    <w:p w:rsidR="00B47BDC" w:rsidRDefault="00B47BDC" w:rsidP="004C1F71">
      <w:pPr>
        <w:pStyle w:val="Titre2"/>
      </w:pPr>
      <w:bookmarkStart w:id="77" w:name="_Toc430166132"/>
      <w:r>
        <w:t xml:space="preserve">La démarche d’amélioration itérative en hydrologie </w:t>
      </w:r>
      <w:commentRangeStart w:id="78"/>
      <w:r>
        <w:t>naturelle</w:t>
      </w:r>
      <w:bookmarkEnd w:id="77"/>
      <w:commentRangeEnd w:id="78"/>
      <w:r w:rsidR="00D24A8F">
        <w:rPr>
          <w:rStyle w:val="Marquedecommentaire"/>
          <w:rFonts w:asciiTheme="minorHAnsi" w:eastAsiaTheme="minorEastAsia" w:hAnsiTheme="minorHAnsi" w:cstheme="minorBidi"/>
          <w:b w:val="0"/>
          <w:bCs w:val="0"/>
          <w:color w:val="auto"/>
        </w:rPr>
        <w:commentReference w:id="78"/>
      </w:r>
    </w:p>
    <w:p w:rsidR="00503B9D" w:rsidRDefault="00917D21" w:rsidP="00917D21">
      <w:r>
        <w:t>Comme présenté dans le précédent rapport, l</w:t>
      </w:r>
      <w:r w:rsidRPr="00917D21">
        <w:t>es premiers résultats obtenus avec le modèle J2000 sont globalement médiocres sur la quasi-totalité du bassin versant du Rhône. Ceci nous a conduits à réaliser une analyse de sensibilité de type essai-erreur sur les paramètres pouvant intervenir sur les difficultés rencontrées par le modèle (difficulté à simuler l’étiage, manque de ruissellement direct, débit de base constant tout au long de l’année…)</w:t>
      </w:r>
      <w:r w:rsidR="00D24A8F">
        <w:t>.</w:t>
      </w:r>
      <w:r w:rsidRPr="00917D21">
        <w:t xml:space="preserve"> </w:t>
      </w:r>
      <w:r w:rsidR="00D24A8F">
        <w:t>Dans cette démarche, l</w:t>
      </w:r>
      <w:r w:rsidR="00D24A8F" w:rsidRPr="00917D21">
        <w:t xml:space="preserve">es résultats obtenus </w:t>
      </w:r>
      <w:r w:rsidR="00D24A8F">
        <w:t xml:space="preserve">permettent de valider ou infirmer des </w:t>
      </w:r>
      <w:r w:rsidR="00D24A8F" w:rsidRPr="00917D21">
        <w:t>hypothèses</w:t>
      </w:r>
      <w:r w:rsidR="00D24A8F">
        <w:t xml:space="preserve"> sur la représentation des proc</w:t>
      </w:r>
      <w:r w:rsidR="00D24A8F" w:rsidRPr="00917D21">
        <w:t>essus</w:t>
      </w:r>
      <w:r w:rsidR="00D24A8F">
        <w:t xml:space="preserve">, qui sont portées par des jeux de </w:t>
      </w:r>
      <w:r w:rsidR="00D24A8F" w:rsidRPr="00917D21">
        <w:t>paramètres</w:t>
      </w:r>
      <w:r w:rsidR="00D24A8F">
        <w:t xml:space="preserve"> concernés</w:t>
      </w:r>
      <w:r w:rsidRPr="00917D21">
        <w:t xml:space="preserve">. </w:t>
      </w:r>
      <w:r>
        <w:t xml:space="preserve">Nous avons </w:t>
      </w:r>
      <w:r w:rsidR="003B1F65">
        <w:t xml:space="preserve">donc </w:t>
      </w:r>
      <w:r>
        <w:t xml:space="preserve">travaillé sur plusieurs </w:t>
      </w:r>
      <w:r w:rsidR="003B1F65">
        <w:t xml:space="preserve">petits </w:t>
      </w:r>
      <w:r>
        <w:t>bassins</w:t>
      </w:r>
      <w:r w:rsidR="003B1F65">
        <w:t xml:space="preserve"> en amont du bassin versant du Rhône</w:t>
      </w:r>
      <w:r>
        <w:t>.</w:t>
      </w:r>
      <w:r w:rsidR="003B1F65">
        <w:t xml:space="preserve"> Ces bassins ont été choisis pour leurs variabilités d’occupation du sol, de géologie et d’épaisseur de sol.</w:t>
      </w:r>
      <w:r>
        <w:t xml:space="preserve"> </w:t>
      </w:r>
      <w:r w:rsidR="003B1F65">
        <w:t>En effet, ces caractéristiques</w:t>
      </w:r>
      <w:r w:rsidR="00503B9D">
        <w:t>, propres à chaque unité de modélisation, définissent les paramètres qui seront appliqués dans</w:t>
      </w:r>
      <w:r w:rsidR="00C357F0">
        <w:t xml:space="preserve"> la simulation d</w:t>
      </w:r>
      <w:r w:rsidR="00503B9D">
        <w:t>es processus hydrologiques.</w:t>
      </w:r>
    </w:p>
    <w:p w:rsidR="00917D21" w:rsidRPr="00917D21" w:rsidRDefault="00917D21" w:rsidP="00917D21">
      <w:r w:rsidRPr="00917D21">
        <w:t xml:space="preserve">Le jeu de paramètres obtenu à la suite de cette analyse de sensibilité </w:t>
      </w:r>
      <w:r>
        <w:t xml:space="preserve">sur les bassins en amont </w:t>
      </w:r>
      <w:r w:rsidRPr="00917D21">
        <w:t>sera appliqué comme jeu de validation à d’autres sous-bassins</w:t>
      </w:r>
      <w:r>
        <w:t xml:space="preserve"> plus en aval</w:t>
      </w:r>
      <w:r w:rsidRPr="00917D21">
        <w:t xml:space="preserve"> pour estimer s’il peut être généralisé à l’ensemble du bassin versant du Rhône ou s’il faudra envisager une spatialisation </w:t>
      </w:r>
      <w:r w:rsidR="0034333F">
        <w:t xml:space="preserve">plus fine </w:t>
      </w:r>
      <w:r w:rsidRPr="00917D21">
        <w:t>des paramètres.</w:t>
      </w:r>
    </w:p>
    <w:p w:rsidR="004C1F71" w:rsidRDefault="004C1F71" w:rsidP="005E35A6">
      <w:pPr>
        <w:pStyle w:val="Titre2"/>
      </w:pPr>
      <w:bookmarkStart w:id="79" w:name="_Toc430166133"/>
      <w:r>
        <w:t xml:space="preserve">Critique de la donnée </w:t>
      </w:r>
      <w:r w:rsidR="00B47BDC">
        <w:t>de support  / physiographique</w:t>
      </w:r>
      <w:bookmarkEnd w:id="79"/>
    </w:p>
    <w:p w:rsidR="00025E68" w:rsidRDefault="00025E68" w:rsidP="00025E68">
      <w:pPr>
        <w:pStyle w:val="Titre3"/>
      </w:pPr>
      <w:bookmarkStart w:id="80" w:name="_Toc425945759"/>
      <w:bookmarkStart w:id="81" w:name="_Toc430166134"/>
      <w:r>
        <w:t xml:space="preserve">Retour sur les améliorations effectuées sur la tille à </w:t>
      </w:r>
      <w:proofErr w:type="spellStart"/>
      <w:r>
        <w:t>crécey</w:t>
      </w:r>
      <w:bookmarkEnd w:id="80"/>
      <w:bookmarkEnd w:id="81"/>
      <w:proofErr w:type="spellEnd"/>
    </w:p>
    <w:p w:rsidR="00025E68" w:rsidRDefault="00025E68" w:rsidP="00025E68">
      <w:r>
        <w:t>Dans le précédent rapport, nous avions mis en évidence un problème de paramétrisation qui nous avait conduits à une analyse de sensibilité sur le bassin de la Tille à Crécey. Différentes améliorations avaient alors été apportées dans le jeu de paramètres. Parmi ces améliorations, nous avons retenu la diminution importante de la taille de réservoir souterrain (maxRG1) et le temps de vidange (kRG1) pour leurs impacts sur la saisonnalité du débit de base et la représentation des étiages.</w:t>
      </w:r>
    </w:p>
    <w:p w:rsidR="000C1795" w:rsidRDefault="004D207B" w:rsidP="00025E68">
      <w:r>
        <w:t xml:space="preserve">Nous avions également mis en évidence un problème de réactivité du modèle avec une sous-estimation du ruissellement de surface. Deux solutions avaient été retenues pour </w:t>
      </w:r>
      <w:r w:rsidR="000E38A1">
        <w:t xml:space="preserve">prendre en compte </w:t>
      </w:r>
      <w:r w:rsidR="000C1795">
        <w:t xml:space="preserve">le problème pour cette composante du débit : </w:t>
      </w:r>
    </w:p>
    <w:p w:rsidR="000C1795" w:rsidRDefault="000C1795" w:rsidP="00A0412E">
      <w:pPr>
        <w:pStyle w:val="Paragraphedeliste"/>
        <w:numPr>
          <w:ilvl w:val="0"/>
          <w:numId w:val="36"/>
        </w:numPr>
      </w:pPr>
      <w:r>
        <w:lastRenderedPageBreak/>
        <w:t>l’augmentation du</w:t>
      </w:r>
      <w:r w:rsidR="000E38A1">
        <w:t xml:space="preserve"> ruissellemen</w:t>
      </w:r>
      <w:r>
        <w:t xml:space="preserve">t direct par imperméabilisation </w:t>
      </w:r>
    </w:p>
    <w:p w:rsidR="000C1795" w:rsidRDefault="000C1795" w:rsidP="00A0412E">
      <w:pPr>
        <w:pStyle w:val="Paragraphedeliste"/>
        <w:numPr>
          <w:ilvl w:val="0"/>
          <w:numId w:val="36"/>
        </w:numPr>
      </w:pPr>
      <w:r>
        <w:t>l’augmentation du ruissellement hortonien en jouant sur le maximum d’infiltration</w:t>
      </w:r>
    </w:p>
    <w:p w:rsidR="0034333F" w:rsidRDefault="0034333F" w:rsidP="0034333F">
      <w:r>
        <w:t xml:space="preserve">Les modifications avaient été apportées sur les types d’occupations du sol de ce bassin, à savoir les forêts et les zones </w:t>
      </w:r>
      <w:proofErr w:type="spellStart"/>
      <w:r>
        <w:t>agicoles</w:t>
      </w:r>
      <w:proofErr w:type="spellEnd"/>
      <w:r>
        <w:t>.</w:t>
      </w:r>
    </w:p>
    <w:p w:rsidR="00AA3712" w:rsidRDefault="0034333F" w:rsidP="0034333F">
      <w:r>
        <w:t>Enfin, une meilleure estimation de la capacité de stockage dans le sol avait permis de réduire le décalage obser</w:t>
      </w:r>
      <w:r w:rsidR="00AA3712">
        <w:t xml:space="preserve">vé dans la simulation du régime en jouant directement sur l’inertie du sol. </w:t>
      </w:r>
      <w:r>
        <w:t>L</w:t>
      </w:r>
      <w:r w:rsidRPr="0034333F">
        <w:t>a diminution importante des cap</w:t>
      </w:r>
      <w:r w:rsidR="00AA3712">
        <w:t>acités de stockage du sol sur l’ensemble des</w:t>
      </w:r>
      <w:r w:rsidRPr="0034333F">
        <w:t xml:space="preserve"> sols</w:t>
      </w:r>
      <w:r w:rsidR="00AA3712">
        <w:t xml:space="preserve"> permet de réduire le temps de </w:t>
      </w:r>
      <w:r>
        <w:t xml:space="preserve"> </w:t>
      </w:r>
    </w:p>
    <w:p w:rsidR="000C1795" w:rsidRDefault="000C1795" w:rsidP="000C1795">
      <w:pPr>
        <w:ind w:left="360"/>
      </w:pPr>
    </w:p>
    <w:p w:rsidR="00A0412E" w:rsidRDefault="00A0412E" w:rsidP="000C1795">
      <w:pPr>
        <w:ind w:left="360"/>
      </w:pPr>
      <w:proofErr w:type="gramStart"/>
      <w:r>
        <w:t>régionalisation</w:t>
      </w:r>
      <w:proofErr w:type="gramEnd"/>
      <w:r>
        <w:t xml:space="preserve"> du Max-</w:t>
      </w:r>
      <w:proofErr w:type="spellStart"/>
      <w:r>
        <w:t>Inf</w:t>
      </w:r>
      <w:proofErr w:type="spellEnd"/>
      <w:r>
        <w:t xml:space="preserve"> (Tille)</w:t>
      </w:r>
    </w:p>
    <w:p w:rsidR="00025E68" w:rsidRDefault="00025E68" w:rsidP="00025E68">
      <w:bookmarkStart w:id="82" w:name="_Toc425945761"/>
      <w:r>
        <w:t>10 classes pour le ruissellement par imperméabilisation</w:t>
      </w:r>
      <w:bookmarkEnd w:id="82"/>
    </w:p>
    <w:p w:rsidR="00025E68" w:rsidRDefault="00025E68" w:rsidP="00025E68">
      <w:proofErr w:type="spellStart"/>
      <w:r>
        <w:t>Param</w:t>
      </w:r>
      <w:proofErr w:type="spellEnd"/>
      <w:r>
        <w:t xml:space="preserve"> Plaine-montagne : </w:t>
      </w:r>
      <w:bookmarkStart w:id="83" w:name="_Toc425945763"/>
      <w:r>
        <w:t>Optimisation des tailles et temps de réponse des réservoirs souterrains</w:t>
      </w:r>
      <w:bookmarkEnd w:id="83"/>
    </w:p>
    <w:p w:rsidR="00025E68" w:rsidRDefault="00025E68" w:rsidP="00A0412E"/>
    <w:p w:rsidR="00025E68" w:rsidRDefault="00025E68" w:rsidP="00A0412E">
      <w:proofErr w:type="spellStart"/>
      <w:r>
        <w:t>Param</w:t>
      </w:r>
      <w:proofErr w:type="spellEnd"/>
      <w:r>
        <w:t xml:space="preserve"> </w:t>
      </w:r>
      <w:r w:rsidR="001B62E2">
        <w:t>Saône</w:t>
      </w:r>
      <w:r>
        <w:t xml:space="preserve"> : différence plaine nord – sud </w:t>
      </w:r>
    </w:p>
    <w:p w:rsidR="00A0412E" w:rsidRDefault="001B62E2" w:rsidP="00A0412E">
      <w:r>
        <w:t xml:space="preserve"> routage –TA : Sensibilité au TA</w:t>
      </w:r>
      <w:r w:rsidR="00A0412E">
        <w:t xml:space="preserve"> </w:t>
      </w:r>
      <w:r w:rsidR="000E39E0">
        <w:t>+ options retenues</w:t>
      </w:r>
    </w:p>
    <w:p w:rsidR="00A0412E" w:rsidRPr="00A0412E" w:rsidRDefault="00A0412E" w:rsidP="00A0412E"/>
    <w:p w:rsidR="00B47BDC" w:rsidRDefault="00B47BDC" w:rsidP="00B47BDC">
      <w:pPr>
        <w:pStyle w:val="Titre2"/>
      </w:pPr>
      <w:bookmarkStart w:id="84" w:name="_Toc430166135"/>
      <w:r>
        <w:t>Critique de la donnée climatique</w:t>
      </w:r>
      <w:r w:rsidR="00A0412E">
        <w:t xml:space="preserve"> (IG)</w:t>
      </w:r>
      <w:bookmarkEnd w:id="84"/>
    </w:p>
    <w:p w:rsidR="00B47BDC" w:rsidRDefault="00B47BDC" w:rsidP="00B47BDC">
      <w:r>
        <w:t>Mise en regard des bia</w:t>
      </w:r>
      <w:r w:rsidR="00917D21">
        <w:t>i</w:t>
      </w:r>
      <w:r>
        <w:t>s de bilan en eau du modèle avec SAFRAN vs SPAZM sur le domaine concerné</w:t>
      </w:r>
    </w:p>
    <w:p w:rsidR="00B47BDC" w:rsidRDefault="00B47BDC" w:rsidP="00B47BDC">
      <w:r>
        <w:t>PB de la neige.</w:t>
      </w:r>
    </w:p>
    <w:p w:rsidR="005E35A6" w:rsidRDefault="00B47BDC" w:rsidP="00B47BDC">
      <w:pPr>
        <w:pStyle w:val="Titre1"/>
      </w:pPr>
      <w:bookmarkStart w:id="85" w:name="_Toc430166136"/>
      <w:r>
        <w:t xml:space="preserve">Impact anthropique </w:t>
      </w:r>
      <w:r w:rsidR="00A0412E">
        <w:t>(FT, Dorian</w:t>
      </w:r>
      <w:r w:rsidR="00582B77">
        <w:t>, Marielle</w:t>
      </w:r>
      <w:r w:rsidR="00A0412E">
        <w:t>)</w:t>
      </w:r>
      <w:bookmarkEnd w:id="85"/>
    </w:p>
    <w:p w:rsidR="00025E68" w:rsidRDefault="00884D18" w:rsidP="00025E68">
      <w:pPr>
        <w:pStyle w:val="Titre2"/>
      </w:pPr>
      <w:bookmarkStart w:id="86" w:name="_Toc430166137"/>
      <w:r>
        <w:t>Barrages</w:t>
      </w:r>
      <w:r w:rsidR="00B47BDC">
        <w:t xml:space="preserve"> et dérivations</w:t>
      </w:r>
      <w:bookmarkEnd w:id="86"/>
    </w:p>
    <w:p w:rsidR="00D24A8F" w:rsidRPr="002E406E" w:rsidRDefault="00D24A8F" w:rsidP="00D24A8F">
      <w:pPr>
        <w:pStyle w:val="Titre3"/>
        <w:numPr>
          <w:ilvl w:val="2"/>
          <w:numId w:val="10"/>
        </w:numPr>
      </w:pPr>
      <w:bookmarkStart w:id="87" w:name="_Toc429755556"/>
      <w:r>
        <w:t>Retour sur la simulation des barrages</w:t>
      </w:r>
      <w:bookmarkEnd w:id="87"/>
      <w:r>
        <w:t xml:space="preserve"> (Résumé des travaux des phases 1 et 2 du projet MDR)</w:t>
      </w:r>
    </w:p>
    <w:p w:rsidR="00D24A8F" w:rsidRPr="0078418D" w:rsidRDefault="00D24A8F" w:rsidP="00D24A8F">
      <w:pPr>
        <w:rPr>
          <w:b/>
          <w:i/>
          <w:sz w:val="24"/>
          <w:szCs w:val="24"/>
        </w:rPr>
      </w:pPr>
      <w:r w:rsidRPr="0078418D">
        <w:rPr>
          <w:b/>
          <w:i/>
          <w:sz w:val="24"/>
          <w:szCs w:val="24"/>
        </w:rPr>
        <w:t>Contexte</w:t>
      </w:r>
    </w:p>
    <w:p w:rsidR="00D24A8F" w:rsidRDefault="00D24A8F" w:rsidP="00D24A8F">
      <w:r>
        <w:t>L’hydrologie du Rhône est perturbée par de nombreux ouvrages. Sur certains affluents (Isère, Durance), les grands barrages ou les galeries de dérivation absorbent ou dérivent une part importante du module, influant sur le bilan hydrologique total ou la saisonnalité des écoulements. Cet impact rend indispensable la prise en compte du rôle hydrologique de ces ouvrages dans un modèle destiné à simuler la ressource effective dans les cours d’eau du bassin versant, à des fins de sensibilité des usages notamment. C’est l’ambition du module d’influence « barrages et dérivations » de J2000-Rhône.</w:t>
      </w:r>
    </w:p>
    <w:p w:rsidR="00D24A8F" w:rsidRPr="0078418D" w:rsidRDefault="00D24A8F" w:rsidP="00D24A8F">
      <w:pPr>
        <w:rPr>
          <w:b/>
          <w:i/>
          <w:sz w:val="24"/>
          <w:szCs w:val="24"/>
        </w:rPr>
      </w:pPr>
      <w:r>
        <w:rPr>
          <w:b/>
          <w:i/>
          <w:sz w:val="24"/>
          <w:szCs w:val="24"/>
        </w:rPr>
        <w:t>Périmètre de la modélisation</w:t>
      </w:r>
    </w:p>
    <w:p w:rsidR="00D24A8F" w:rsidRDefault="00D24A8F" w:rsidP="00D24A8F"/>
    <w:p w:rsidR="00D24A8F" w:rsidRDefault="00D24A8F" w:rsidP="00D24A8F">
      <w:r>
        <w:lastRenderedPageBreak/>
        <w:t>J2000-Rhone fonctionnant au pas de temps journalier, les ouvrages au fil de l’eau, dont l’impact hydrologique se fait sentir à une échelle infra-journalière, ne sont pas représentés. C’est le cas par exemple de la-plupart des  ouvrages hydro-électriques du Rhône en aval de Lyon.</w:t>
      </w:r>
    </w:p>
    <w:p w:rsidR="00D24A8F" w:rsidDel="00397333" w:rsidRDefault="00D24A8F" w:rsidP="00D24A8F">
      <w:r>
        <w:t>Dans le cadre de la modélisation du Rhône, nous n’avons retenu que les principaux ouvrages, en termes de volume de stockage (capacité totale &gt; 50 Mm</w:t>
      </w:r>
      <w:r w:rsidRPr="00376704">
        <w:rPr>
          <w:vertAlign w:val="superscript"/>
        </w:rPr>
        <w:t>3</w:t>
      </w:r>
      <w:r w:rsidRPr="004661D7">
        <w:t xml:space="preserve"> </w:t>
      </w:r>
      <w:r>
        <w:t xml:space="preserve">pour les barrages)  ou débit annuel dérivé (pour les dérivations) (Table XXX et Figure XXX). </w:t>
      </w:r>
    </w:p>
    <w:tbl>
      <w:tblPr>
        <w:tblStyle w:val="Ombrageclair"/>
        <w:tblW w:w="8259" w:type="dxa"/>
        <w:jc w:val="center"/>
        <w:tblLook w:val="04A0" w:firstRow="1" w:lastRow="0" w:firstColumn="1" w:lastColumn="0" w:noHBand="0" w:noVBand="1"/>
      </w:tblPr>
      <w:tblGrid>
        <w:gridCol w:w="541"/>
        <w:gridCol w:w="541"/>
        <w:gridCol w:w="1658"/>
        <w:gridCol w:w="1097"/>
        <w:gridCol w:w="1309"/>
        <w:gridCol w:w="1042"/>
        <w:gridCol w:w="2071"/>
      </w:tblGrid>
      <w:tr w:rsidR="00D24A8F" w:rsidRPr="00CA09B6" w:rsidTr="00D24A8F">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41" w:type="dxa"/>
          </w:tcPr>
          <w:p w:rsidR="00D24A8F" w:rsidRPr="00CA09B6" w:rsidRDefault="00D24A8F" w:rsidP="00D24A8F">
            <w:pPr>
              <w:spacing w:after="0"/>
              <w:jc w:val="center"/>
              <w:rPr>
                <w:rFonts w:eastAsia="Times New Roman" w:cs="Arial"/>
                <w:sz w:val="20"/>
                <w:szCs w:val="20"/>
              </w:rPr>
            </w:pPr>
          </w:p>
        </w:tc>
        <w:tc>
          <w:tcPr>
            <w:tcW w:w="541" w:type="dxa"/>
            <w:noWrap/>
            <w:vAlign w:val="center"/>
            <w:hideMark/>
          </w:tcPr>
          <w:p w:rsidR="00D24A8F" w:rsidRPr="00CA09B6" w:rsidRDefault="00D24A8F" w:rsidP="00D24A8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rPr>
            </w:pPr>
            <w:r w:rsidRPr="00CA09B6">
              <w:rPr>
                <w:rFonts w:eastAsia="Times New Roman" w:cs="Arial"/>
                <w:sz w:val="20"/>
                <w:szCs w:val="20"/>
              </w:rPr>
              <w:t>ID</w:t>
            </w:r>
          </w:p>
        </w:tc>
        <w:tc>
          <w:tcPr>
            <w:tcW w:w="1658" w:type="dxa"/>
            <w:noWrap/>
            <w:vAlign w:val="center"/>
            <w:hideMark/>
          </w:tcPr>
          <w:p w:rsidR="00D24A8F" w:rsidRPr="00CA09B6" w:rsidRDefault="00D24A8F" w:rsidP="00D24A8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rPr>
            </w:pPr>
            <w:r w:rsidRPr="00CA09B6">
              <w:rPr>
                <w:rFonts w:eastAsia="Times New Roman" w:cs="Arial"/>
                <w:sz w:val="20"/>
                <w:szCs w:val="20"/>
              </w:rPr>
              <w:t>Nom</w:t>
            </w:r>
          </w:p>
        </w:tc>
        <w:tc>
          <w:tcPr>
            <w:tcW w:w="1097" w:type="dxa"/>
            <w:noWrap/>
            <w:vAlign w:val="center"/>
            <w:hideMark/>
          </w:tcPr>
          <w:p w:rsidR="00D24A8F" w:rsidRPr="00CA09B6" w:rsidRDefault="00D24A8F" w:rsidP="00D24A8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rPr>
            </w:pPr>
            <w:r w:rsidRPr="00CA09B6">
              <w:rPr>
                <w:rFonts w:eastAsia="Times New Roman" w:cs="Arial"/>
                <w:sz w:val="20"/>
                <w:szCs w:val="20"/>
              </w:rPr>
              <w:t>Type</w:t>
            </w:r>
          </w:p>
        </w:tc>
        <w:tc>
          <w:tcPr>
            <w:tcW w:w="1309" w:type="dxa"/>
            <w:vAlign w:val="center"/>
          </w:tcPr>
          <w:p w:rsidR="00D24A8F" w:rsidRPr="00CA09B6" w:rsidRDefault="00D24A8F" w:rsidP="00D24A8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rPr>
            </w:pPr>
            <w:r w:rsidRPr="00CA09B6">
              <w:rPr>
                <w:rFonts w:eastAsia="Times New Roman" w:cs="Arial"/>
                <w:sz w:val="20"/>
                <w:szCs w:val="20"/>
              </w:rPr>
              <w:t>Statut étude</w:t>
            </w:r>
          </w:p>
        </w:tc>
        <w:tc>
          <w:tcPr>
            <w:tcW w:w="1042" w:type="dxa"/>
            <w:noWrap/>
            <w:vAlign w:val="center"/>
            <w:hideMark/>
          </w:tcPr>
          <w:p w:rsidR="00D24A8F" w:rsidRPr="00CA09B6" w:rsidRDefault="00D24A8F" w:rsidP="00D24A8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rPr>
            </w:pPr>
            <w:r>
              <w:rPr>
                <w:rFonts w:eastAsia="Times New Roman" w:cs="Arial"/>
                <w:sz w:val="20"/>
                <w:szCs w:val="20"/>
              </w:rPr>
              <w:t>Capacité Maximale</w:t>
            </w:r>
            <w:r w:rsidRPr="00CA09B6">
              <w:rPr>
                <w:rFonts w:eastAsia="Times New Roman" w:cs="Arial"/>
                <w:sz w:val="20"/>
                <w:szCs w:val="20"/>
              </w:rPr>
              <w:t xml:space="preserve"> (Mm</w:t>
            </w:r>
            <w:r w:rsidRPr="00CA09B6">
              <w:rPr>
                <w:rFonts w:eastAsia="Times New Roman" w:cs="Arial"/>
                <w:sz w:val="20"/>
                <w:szCs w:val="20"/>
                <w:vertAlign w:val="superscript"/>
              </w:rPr>
              <w:t>3</w:t>
            </w:r>
            <w:r w:rsidRPr="00CA09B6">
              <w:rPr>
                <w:rFonts w:eastAsia="Times New Roman" w:cs="Arial"/>
                <w:sz w:val="20"/>
                <w:szCs w:val="20"/>
              </w:rPr>
              <w:t>)</w:t>
            </w:r>
          </w:p>
        </w:tc>
        <w:tc>
          <w:tcPr>
            <w:tcW w:w="2071" w:type="dxa"/>
            <w:noWrap/>
            <w:vAlign w:val="center"/>
            <w:hideMark/>
          </w:tcPr>
          <w:p w:rsidR="00D24A8F" w:rsidRPr="00CA09B6" w:rsidRDefault="00D24A8F" w:rsidP="00D24A8F">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20"/>
                <w:szCs w:val="20"/>
              </w:rPr>
            </w:pPr>
            <w:r w:rsidRPr="00CA09B6">
              <w:rPr>
                <w:rFonts w:eastAsia="Times New Roman" w:cs="Arial"/>
                <w:sz w:val="20"/>
                <w:szCs w:val="20"/>
              </w:rPr>
              <w:t>Vol</w:t>
            </w:r>
            <w:r>
              <w:rPr>
                <w:rFonts w:eastAsia="Times New Roman" w:cs="Arial"/>
                <w:sz w:val="20"/>
                <w:szCs w:val="20"/>
              </w:rPr>
              <w:t>ume</w:t>
            </w:r>
            <w:r w:rsidRPr="00CA09B6">
              <w:rPr>
                <w:rFonts w:eastAsia="Times New Roman" w:cs="Arial"/>
                <w:sz w:val="20"/>
                <w:szCs w:val="20"/>
              </w:rPr>
              <w:t xml:space="preserve"> de janvier (Mm</w:t>
            </w:r>
            <w:r w:rsidRPr="00CA09B6">
              <w:rPr>
                <w:rFonts w:eastAsia="Times New Roman" w:cs="Arial"/>
                <w:sz w:val="20"/>
                <w:szCs w:val="20"/>
                <w:vertAlign w:val="superscript"/>
              </w:rPr>
              <w:t>3</w:t>
            </w:r>
            <w:r w:rsidRPr="00CA09B6">
              <w:rPr>
                <w:rFonts w:eastAsia="Times New Roman" w:cs="Arial"/>
                <w:sz w:val="20"/>
                <w:szCs w:val="20"/>
              </w:rPr>
              <w:t>)</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val="restart"/>
            <w:shd w:val="clear" w:color="auto" w:fill="F2F2F2" w:themeFill="background1" w:themeFillShade="F2"/>
            <w:textDirection w:val="btLr"/>
          </w:tcPr>
          <w:p w:rsidR="00D24A8F" w:rsidRPr="00E357D4" w:rsidRDefault="00D24A8F" w:rsidP="00D24A8F">
            <w:pPr>
              <w:spacing w:after="0"/>
              <w:ind w:left="113" w:right="113"/>
              <w:jc w:val="center"/>
              <w:rPr>
                <w:rFonts w:eastAsia="Times New Roman" w:cs="Arial"/>
                <w:sz w:val="24"/>
                <w:szCs w:val="24"/>
              </w:rPr>
            </w:pPr>
            <w:r w:rsidRPr="00E357D4">
              <w:rPr>
                <w:rFonts w:eastAsia="Times New Roman" w:cs="Arial"/>
                <w:sz w:val="24"/>
                <w:szCs w:val="24"/>
              </w:rPr>
              <w:t>BARRAGES</w:t>
            </w:r>
          </w:p>
        </w:tc>
        <w:tc>
          <w:tcPr>
            <w:tcW w:w="54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CA09B6">
              <w:rPr>
                <w:rFonts w:eastAsia="Times New Roman" w:cs="Arial"/>
                <w:sz w:val="20"/>
                <w:szCs w:val="20"/>
              </w:rPr>
              <w:t>A</w:t>
            </w:r>
          </w:p>
        </w:tc>
        <w:tc>
          <w:tcPr>
            <w:tcW w:w="1658"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Vouglans</w:t>
            </w:r>
            <w:proofErr w:type="spellEnd"/>
          </w:p>
        </w:tc>
        <w:tc>
          <w:tcPr>
            <w:tcW w:w="1097"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-PHSE</w:t>
            </w:r>
          </w:p>
        </w:tc>
        <w:tc>
          <w:tcPr>
            <w:tcW w:w="1309" w:type="dxa"/>
            <w:shd w:val="clear" w:color="auto" w:fill="F2F2F2" w:themeFill="background1" w:themeFillShade="F2"/>
            <w:vAlign w:val="center"/>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600</w:t>
            </w:r>
          </w:p>
        </w:tc>
        <w:tc>
          <w:tcPr>
            <w:tcW w:w="207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483.3</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tcPr>
          <w:p w:rsidR="00D24A8F" w:rsidRPr="00E357D4" w:rsidRDefault="00D24A8F" w:rsidP="00D24A8F">
            <w:pPr>
              <w:spacing w:after="0"/>
              <w:jc w:val="center"/>
              <w:rPr>
                <w:rFonts w:eastAsia="Times New Roman" w:cs="Arial"/>
                <w:sz w:val="24"/>
                <w:szCs w:val="24"/>
              </w:rPr>
            </w:pPr>
          </w:p>
        </w:tc>
        <w:tc>
          <w:tcPr>
            <w:tcW w:w="54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CA09B6">
              <w:rPr>
                <w:rFonts w:eastAsia="Times New Roman" w:cs="Arial"/>
                <w:sz w:val="20"/>
                <w:szCs w:val="20"/>
              </w:rPr>
              <w:t>B</w:t>
            </w:r>
          </w:p>
        </w:tc>
        <w:tc>
          <w:tcPr>
            <w:tcW w:w="1658"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Léman</w:t>
            </w:r>
          </w:p>
        </w:tc>
        <w:tc>
          <w:tcPr>
            <w:tcW w:w="1097"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vAlign w:val="center"/>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Nouvelle</w:t>
            </w:r>
          </w:p>
        </w:tc>
        <w:tc>
          <w:tcPr>
            <w:tcW w:w="1042"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89000</w:t>
            </w:r>
          </w:p>
        </w:tc>
        <w:tc>
          <w:tcPr>
            <w:tcW w:w="207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88970.9</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F2F2F2" w:themeFill="background1" w:themeFillShade="F2"/>
          </w:tcPr>
          <w:p w:rsidR="00D24A8F" w:rsidRPr="00E357D4" w:rsidRDefault="00D24A8F" w:rsidP="00D24A8F">
            <w:pPr>
              <w:spacing w:after="0"/>
              <w:jc w:val="center"/>
              <w:rPr>
                <w:rFonts w:eastAsia="Times New Roman" w:cs="Arial"/>
                <w:sz w:val="24"/>
                <w:szCs w:val="24"/>
              </w:rPr>
            </w:pPr>
          </w:p>
        </w:tc>
        <w:tc>
          <w:tcPr>
            <w:tcW w:w="54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CA09B6">
              <w:rPr>
                <w:rFonts w:eastAsia="Times New Roman" w:cs="Arial"/>
                <w:sz w:val="20"/>
                <w:szCs w:val="20"/>
              </w:rPr>
              <w:t>C1</w:t>
            </w:r>
          </w:p>
        </w:tc>
        <w:tc>
          <w:tcPr>
            <w:tcW w:w="1658"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Tignes</w:t>
            </w:r>
          </w:p>
        </w:tc>
        <w:tc>
          <w:tcPr>
            <w:tcW w:w="1097"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shd w:val="clear" w:color="auto" w:fill="F2F2F2" w:themeFill="background1" w:themeFillShade="F2"/>
            <w:vAlign w:val="center"/>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230</w:t>
            </w:r>
          </w:p>
        </w:tc>
        <w:tc>
          <w:tcPr>
            <w:tcW w:w="207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143.7</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tcPr>
          <w:p w:rsidR="00D24A8F" w:rsidRPr="00E357D4" w:rsidRDefault="00D24A8F" w:rsidP="00D24A8F">
            <w:pPr>
              <w:spacing w:after="0"/>
              <w:jc w:val="center"/>
              <w:rPr>
                <w:rFonts w:eastAsia="Times New Roman" w:cs="Arial"/>
                <w:sz w:val="24"/>
                <w:szCs w:val="24"/>
              </w:rPr>
            </w:pPr>
          </w:p>
        </w:tc>
        <w:tc>
          <w:tcPr>
            <w:tcW w:w="54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CA09B6">
              <w:rPr>
                <w:rFonts w:eastAsia="Times New Roman" w:cs="Arial"/>
                <w:sz w:val="20"/>
                <w:szCs w:val="20"/>
              </w:rPr>
              <w:t>C2</w:t>
            </w:r>
          </w:p>
        </w:tc>
        <w:tc>
          <w:tcPr>
            <w:tcW w:w="1658"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Roselend</w:t>
            </w:r>
            <w:proofErr w:type="spellEnd"/>
          </w:p>
        </w:tc>
        <w:tc>
          <w:tcPr>
            <w:tcW w:w="1097"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vAlign w:val="center"/>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Extrapolation</w:t>
            </w:r>
          </w:p>
        </w:tc>
        <w:tc>
          <w:tcPr>
            <w:tcW w:w="1042"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210</w:t>
            </w:r>
          </w:p>
        </w:tc>
        <w:tc>
          <w:tcPr>
            <w:tcW w:w="207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131.2</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F2F2F2" w:themeFill="background1" w:themeFillShade="F2"/>
          </w:tcPr>
          <w:p w:rsidR="00D24A8F" w:rsidRPr="00E357D4" w:rsidRDefault="00D24A8F" w:rsidP="00D24A8F">
            <w:pPr>
              <w:spacing w:after="0"/>
              <w:jc w:val="center"/>
              <w:rPr>
                <w:rFonts w:eastAsia="Times New Roman" w:cs="Arial"/>
                <w:sz w:val="24"/>
                <w:szCs w:val="24"/>
              </w:rPr>
            </w:pPr>
          </w:p>
        </w:tc>
        <w:tc>
          <w:tcPr>
            <w:tcW w:w="54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CA09B6">
              <w:rPr>
                <w:rFonts w:eastAsia="Times New Roman" w:cs="Arial"/>
                <w:sz w:val="20"/>
                <w:szCs w:val="20"/>
              </w:rPr>
              <w:t>D1</w:t>
            </w:r>
          </w:p>
        </w:tc>
        <w:tc>
          <w:tcPr>
            <w:tcW w:w="1658"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Mont-Cenis</w:t>
            </w:r>
            <w:proofErr w:type="spellEnd"/>
          </w:p>
        </w:tc>
        <w:tc>
          <w:tcPr>
            <w:tcW w:w="1097"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shd w:val="clear" w:color="auto" w:fill="F2F2F2" w:themeFill="background1" w:themeFillShade="F2"/>
            <w:vAlign w:val="center"/>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330</w:t>
            </w:r>
          </w:p>
        </w:tc>
        <w:tc>
          <w:tcPr>
            <w:tcW w:w="207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263.1</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tcPr>
          <w:p w:rsidR="00D24A8F" w:rsidRPr="00E357D4" w:rsidRDefault="00D24A8F" w:rsidP="00D24A8F">
            <w:pPr>
              <w:spacing w:after="0"/>
              <w:jc w:val="center"/>
              <w:rPr>
                <w:rFonts w:eastAsia="Times New Roman" w:cs="Arial"/>
                <w:sz w:val="24"/>
                <w:szCs w:val="24"/>
              </w:rPr>
            </w:pPr>
          </w:p>
        </w:tc>
        <w:tc>
          <w:tcPr>
            <w:tcW w:w="54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CA09B6">
              <w:rPr>
                <w:rFonts w:eastAsia="Times New Roman" w:cs="Arial"/>
                <w:sz w:val="20"/>
                <w:szCs w:val="20"/>
              </w:rPr>
              <w:t>D2</w:t>
            </w:r>
          </w:p>
        </w:tc>
        <w:tc>
          <w:tcPr>
            <w:tcW w:w="1658"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Bissorte</w:t>
            </w:r>
            <w:proofErr w:type="spellEnd"/>
          </w:p>
        </w:tc>
        <w:tc>
          <w:tcPr>
            <w:tcW w:w="1097"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vAlign w:val="center"/>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50</w:t>
            </w:r>
          </w:p>
        </w:tc>
        <w:tc>
          <w:tcPr>
            <w:tcW w:w="207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35.2</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F2F2F2" w:themeFill="background1" w:themeFillShade="F2"/>
          </w:tcPr>
          <w:p w:rsidR="00D24A8F" w:rsidRPr="00E357D4" w:rsidRDefault="00D24A8F" w:rsidP="00D24A8F">
            <w:pPr>
              <w:spacing w:after="0"/>
              <w:jc w:val="center"/>
              <w:rPr>
                <w:rFonts w:eastAsia="Times New Roman" w:cs="Arial"/>
                <w:sz w:val="24"/>
                <w:szCs w:val="24"/>
              </w:rPr>
            </w:pPr>
          </w:p>
        </w:tc>
        <w:tc>
          <w:tcPr>
            <w:tcW w:w="54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CA09B6">
              <w:rPr>
                <w:rFonts w:eastAsia="Times New Roman" w:cs="Arial"/>
                <w:sz w:val="20"/>
                <w:szCs w:val="20"/>
              </w:rPr>
              <w:t>E1</w:t>
            </w:r>
          </w:p>
        </w:tc>
        <w:tc>
          <w:tcPr>
            <w:tcW w:w="1658"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Chambon</w:t>
            </w:r>
          </w:p>
        </w:tc>
        <w:tc>
          <w:tcPr>
            <w:tcW w:w="1097"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shd w:val="clear" w:color="auto" w:fill="F2F2F2" w:themeFill="background1" w:themeFillShade="F2"/>
            <w:vAlign w:val="center"/>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50</w:t>
            </w:r>
          </w:p>
        </w:tc>
        <w:tc>
          <w:tcPr>
            <w:tcW w:w="207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28.1</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tcPr>
          <w:p w:rsidR="00D24A8F" w:rsidRPr="00E357D4" w:rsidRDefault="00D24A8F" w:rsidP="00D24A8F">
            <w:pPr>
              <w:spacing w:after="0"/>
              <w:jc w:val="center"/>
              <w:rPr>
                <w:rFonts w:eastAsia="Times New Roman" w:cs="Arial"/>
                <w:sz w:val="24"/>
                <w:szCs w:val="24"/>
              </w:rPr>
            </w:pPr>
          </w:p>
        </w:tc>
        <w:tc>
          <w:tcPr>
            <w:tcW w:w="54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CA09B6">
              <w:rPr>
                <w:rFonts w:eastAsia="Times New Roman" w:cs="Arial"/>
                <w:sz w:val="20"/>
                <w:szCs w:val="20"/>
              </w:rPr>
              <w:t>E2</w:t>
            </w:r>
          </w:p>
        </w:tc>
        <w:tc>
          <w:tcPr>
            <w:tcW w:w="1658"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Grd</w:t>
            </w:r>
            <w:proofErr w:type="spellEnd"/>
            <w:r w:rsidRPr="00CA09B6">
              <w:rPr>
                <w:rFonts w:eastAsia="Times New Roman" w:cs="Arial"/>
                <w:sz w:val="20"/>
                <w:szCs w:val="20"/>
              </w:rPr>
              <w:t xml:space="preserve"> Maison</w:t>
            </w:r>
          </w:p>
        </w:tc>
        <w:tc>
          <w:tcPr>
            <w:tcW w:w="1097"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vAlign w:val="center"/>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140</w:t>
            </w:r>
          </w:p>
        </w:tc>
        <w:tc>
          <w:tcPr>
            <w:tcW w:w="207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100.6</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F2F2F2" w:themeFill="background1" w:themeFillShade="F2"/>
          </w:tcPr>
          <w:p w:rsidR="00D24A8F" w:rsidRPr="00E357D4" w:rsidRDefault="00D24A8F" w:rsidP="00D24A8F">
            <w:pPr>
              <w:spacing w:after="0"/>
              <w:jc w:val="center"/>
              <w:rPr>
                <w:rFonts w:eastAsia="Times New Roman" w:cs="Arial"/>
                <w:sz w:val="24"/>
                <w:szCs w:val="24"/>
              </w:rPr>
            </w:pPr>
          </w:p>
        </w:tc>
        <w:tc>
          <w:tcPr>
            <w:tcW w:w="54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CA09B6">
              <w:rPr>
                <w:rFonts w:eastAsia="Times New Roman" w:cs="Arial"/>
                <w:sz w:val="20"/>
                <w:szCs w:val="20"/>
              </w:rPr>
              <w:t>E3</w:t>
            </w:r>
          </w:p>
        </w:tc>
        <w:tc>
          <w:tcPr>
            <w:tcW w:w="1658"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Monteynard+…</w:t>
            </w:r>
            <w:r w:rsidRPr="009F1903">
              <w:rPr>
                <w:rStyle w:val="Appelnotedebasdep"/>
              </w:rPr>
              <w:footnoteReference w:id="2"/>
            </w:r>
            <w:r>
              <w:t xml:space="preserve">  </w:t>
            </w:r>
          </w:p>
        </w:tc>
        <w:tc>
          <w:tcPr>
            <w:tcW w:w="1097"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w:t>
            </w:r>
          </w:p>
        </w:tc>
        <w:tc>
          <w:tcPr>
            <w:tcW w:w="1309" w:type="dxa"/>
            <w:shd w:val="clear" w:color="auto" w:fill="F2F2F2" w:themeFill="background1" w:themeFillShade="F2"/>
            <w:vAlign w:val="center"/>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440</w:t>
            </w:r>
          </w:p>
        </w:tc>
        <w:tc>
          <w:tcPr>
            <w:tcW w:w="207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316.1</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tcPr>
          <w:p w:rsidR="00D24A8F" w:rsidRPr="00E357D4" w:rsidRDefault="00D24A8F" w:rsidP="00D24A8F">
            <w:pPr>
              <w:spacing w:after="0"/>
              <w:jc w:val="center"/>
              <w:rPr>
                <w:rFonts w:eastAsia="Times New Roman" w:cs="Arial"/>
                <w:sz w:val="24"/>
                <w:szCs w:val="24"/>
              </w:rPr>
            </w:pPr>
          </w:p>
        </w:tc>
        <w:tc>
          <w:tcPr>
            <w:tcW w:w="54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CA09B6">
              <w:rPr>
                <w:rFonts w:eastAsia="Times New Roman" w:cs="Arial"/>
                <w:sz w:val="20"/>
                <w:szCs w:val="20"/>
              </w:rPr>
              <w:t>F</w:t>
            </w:r>
          </w:p>
        </w:tc>
        <w:tc>
          <w:tcPr>
            <w:tcW w:w="1658"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 xml:space="preserve">Serre </w:t>
            </w:r>
            <w:proofErr w:type="spellStart"/>
            <w:r w:rsidRPr="00CA09B6">
              <w:rPr>
                <w:rFonts w:eastAsia="Times New Roman" w:cs="Arial"/>
                <w:sz w:val="20"/>
                <w:szCs w:val="20"/>
              </w:rPr>
              <w:t>Ponçon</w:t>
            </w:r>
            <w:proofErr w:type="spellEnd"/>
          </w:p>
        </w:tc>
        <w:tc>
          <w:tcPr>
            <w:tcW w:w="1097"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-PHSE</w:t>
            </w:r>
          </w:p>
        </w:tc>
        <w:tc>
          <w:tcPr>
            <w:tcW w:w="1309" w:type="dxa"/>
            <w:vAlign w:val="center"/>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1040</w:t>
            </w:r>
          </w:p>
        </w:tc>
        <w:tc>
          <w:tcPr>
            <w:tcW w:w="207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561.0</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F2F2F2" w:themeFill="background1" w:themeFillShade="F2"/>
          </w:tcPr>
          <w:p w:rsidR="00D24A8F" w:rsidRPr="00E357D4" w:rsidRDefault="00D24A8F" w:rsidP="00D24A8F">
            <w:pPr>
              <w:spacing w:after="0"/>
              <w:jc w:val="center"/>
              <w:rPr>
                <w:rFonts w:eastAsia="Times New Roman" w:cs="Arial"/>
                <w:sz w:val="24"/>
                <w:szCs w:val="24"/>
              </w:rPr>
            </w:pPr>
          </w:p>
        </w:tc>
        <w:tc>
          <w:tcPr>
            <w:tcW w:w="54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CA09B6">
              <w:rPr>
                <w:rFonts w:eastAsia="Times New Roman" w:cs="Arial"/>
                <w:sz w:val="20"/>
                <w:szCs w:val="20"/>
              </w:rPr>
              <w:t>G</w:t>
            </w:r>
          </w:p>
        </w:tc>
        <w:tc>
          <w:tcPr>
            <w:tcW w:w="1658"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Chassezac</w:t>
            </w:r>
            <w:proofErr w:type="spellEnd"/>
          </w:p>
        </w:tc>
        <w:tc>
          <w:tcPr>
            <w:tcW w:w="1097"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-PHSE</w:t>
            </w:r>
          </w:p>
        </w:tc>
        <w:tc>
          <w:tcPr>
            <w:tcW w:w="1309" w:type="dxa"/>
            <w:shd w:val="clear" w:color="auto" w:fill="F2F2F2" w:themeFill="background1" w:themeFillShade="F2"/>
            <w:vAlign w:val="center"/>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58</w:t>
            </w:r>
          </w:p>
        </w:tc>
        <w:tc>
          <w:tcPr>
            <w:tcW w:w="2071" w:type="dxa"/>
            <w:shd w:val="clear" w:color="auto" w:fill="F2F2F2" w:themeFill="background1" w:themeFillShade="F2"/>
            <w:noWrap/>
            <w:vAlign w:val="center"/>
            <w:hideMark/>
          </w:tcPr>
          <w:p w:rsidR="00D24A8F" w:rsidRPr="00CA09B6"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CA09B6">
              <w:rPr>
                <w:rFonts w:eastAsia="Times New Roman" w:cs="Arial"/>
                <w:sz w:val="20"/>
                <w:szCs w:val="20"/>
              </w:rPr>
              <w:t>7.8</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tcPr>
          <w:p w:rsidR="00D24A8F" w:rsidRPr="00E357D4" w:rsidRDefault="00D24A8F" w:rsidP="00D24A8F">
            <w:pPr>
              <w:spacing w:after="0"/>
              <w:jc w:val="center"/>
              <w:rPr>
                <w:rFonts w:eastAsia="Times New Roman" w:cs="Arial"/>
                <w:sz w:val="24"/>
                <w:szCs w:val="24"/>
              </w:rPr>
            </w:pPr>
          </w:p>
        </w:tc>
        <w:tc>
          <w:tcPr>
            <w:tcW w:w="54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CA09B6">
              <w:rPr>
                <w:rFonts w:eastAsia="Times New Roman" w:cs="Arial"/>
                <w:sz w:val="20"/>
                <w:szCs w:val="20"/>
              </w:rPr>
              <w:t>H</w:t>
            </w:r>
          </w:p>
        </w:tc>
        <w:tc>
          <w:tcPr>
            <w:tcW w:w="1658"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Sainte Croix</w:t>
            </w:r>
          </w:p>
        </w:tc>
        <w:tc>
          <w:tcPr>
            <w:tcW w:w="1097"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Bge</w:t>
            </w:r>
            <w:proofErr w:type="spellEnd"/>
            <w:r w:rsidRPr="00CA09B6">
              <w:rPr>
                <w:rFonts w:eastAsia="Times New Roman" w:cs="Arial"/>
                <w:sz w:val="20"/>
                <w:szCs w:val="20"/>
              </w:rPr>
              <w:t>-PHSE</w:t>
            </w:r>
          </w:p>
        </w:tc>
        <w:tc>
          <w:tcPr>
            <w:tcW w:w="1309" w:type="dxa"/>
            <w:vAlign w:val="center"/>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proofErr w:type="spellStart"/>
            <w:r w:rsidRPr="00CA09B6">
              <w:rPr>
                <w:rFonts w:eastAsia="Times New Roman" w:cs="Arial"/>
                <w:sz w:val="20"/>
                <w:szCs w:val="20"/>
              </w:rPr>
              <w:t>Onema</w:t>
            </w:r>
            <w:proofErr w:type="spellEnd"/>
          </w:p>
        </w:tc>
        <w:tc>
          <w:tcPr>
            <w:tcW w:w="1042"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760</w:t>
            </w:r>
          </w:p>
        </w:tc>
        <w:tc>
          <w:tcPr>
            <w:tcW w:w="2071" w:type="dxa"/>
            <w:noWrap/>
            <w:vAlign w:val="center"/>
            <w:hideMark/>
          </w:tcPr>
          <w:p w:rsidR="00D24A8F" w:rsidRPr="00CA09B6"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CA09B6">
              <w:rPr>
                <w:rFonts w:eastAsia="Times New Roman" w:cs="Arial"/>
                <w:sz w:val="20"/>
                <w:szCs w:val="20"/>
              </w:rPr>
              <w:t>689.8</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val="restart"/>
            <w:shd w:val="clear" w:color="auto" w:fill="DAEEF3" w:themeFill="accent5" w:themeFillTint="33"/>
            <w:textDirection w:val="btLr"/>
          </w:tcPr>
          <w:p w:rsidR="00D24A8F" w:rsidRPr="00E357D4" w:rsidRDefault="00D24A8F" w:rsidP="00D24A8F">
            <w:pPr>
              <w:spacing w:after="0"/>
              <w:ind w:left="113" w:right="113"/>
              <w:jc w:val="center"/>
              <w:rPr>
                <w:rFonts w:eastAsia="Times New Roman" w:cs="Arial"/>
                <w:sz w:val="24"/>
                <w:szCs w:val="24"/>
              </w:rPr>
            </w:pPr>
            <w:r w:rsidRPr="00E357D4">
              <w:rPr>
                <w:rFonts w:eastAsia="Times New Roman" w:cs="Arial"/>
                <w:sz w:val="24"/>
                <w:szCs w:val="24"/>
              </w:rPr>
              <w:t>DERIVATIONS</w:t>
            </w:r>
          </w:p>
        </w:tc>
        <w:tc>
          <w:tcPr>
            <w:tcW w:w="541"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E357D4">
              <w:rPr>
                <w:rFonts w:eastAsia="Times New Roman" w:cs="Arial"/>
                <w:sz w:val="20"/>
                <w:szCs w:val="20"/>
              </w:rPr>
              <w:t>I1</w:t>
            </w:r>
          </w:p>
        </w:tc>
        <w:tc>
          <w:tcPr>
            <w:tcW w:w="1658"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Isère-Arc</w:t>
            </w:r>
          </w:p>
        </w:tc>
        <w:tc>
          <w:tcPr>
            <w:tcW w:w="1097"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T</w:t>
            </w:r>
          </w:p>
        </w:tc>
        <w:tc>
          <w:tcPr>
            <w:tcW w:w="1309" w:type="dxa"/>
            <w:shd w:val="clear" w:color="auto" w:fill="DAEEF3" w:themeFill="accent5" w:themeFillTint="33"/>
            <w:vAlign w:val="center"/>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Extrapolation</w:t>
            </w:r>
          </w:p>
        </w:tc>
        <w:tc>
          <w:tcPr>
            <w:tcW w:w="1042"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c>
          <w:tcPr>
            <w:tcW w:w="2071"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DAEEF3" w:themeFill="accent5" w:themeFillTint="33"/>
          </w:tcPr>
          <w:p w:rsidR="00D24A8F" w:rsidRPr="00E357D4" w:rsidRDefault="00D24A8F" w:rsidP="00D24A8F">
            <w:pPr>
              <w:spacing w:after="0"/>
              <w:jc w:val="center"/>
              <w:rPr>
                <w:rFonts w:eastAsia="Times New Roman" w:cs="Arial"/>
                <w:sz w:val="20"/>
                <w:szCs w:val="20"/>
              </w:rPr>
            </w:pPr>
          </w:p>
        </w:tc>
        <w:tc>
          <w:tcPr>
            <w:tcW w:w="541"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E357D4">
              <w:rPr>
                <w:rFonts w:eastAsia="Times New Roman" w:cs="Arial"/>
                <w:sz w:val="20"/>
                <w:szCs w:val="20"/>
              </w:rPr>
              <w:t>I2</w:t>
            </w:r>
          </w:p>
        </w:tc>
        <w:tc>
          <w:tcPr>
            <w:tcW w:w="1658"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Arc-Isère</w:t>
            </w:r>
          </w:p>
        </w:tc>
        <w:tc>
          <w:tcPr>
            <w:tcW w:w="1097"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T</w:t>
            </w:r>
          </w:p>
        </w:tc>
        <w:tc>
          <w:tcPr>
            <w:tcW w:w="1309" w:type="dxa"/>
            <w:shd w:val="clear" w:color="auto" w:fill="DAEEF3" w:themeFill="accent5" w:themeFillTint="33"/>
            <w:vAlign w:val="center"/>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Nouvelle</w:t>
            </w:r>
          </w:p>
        </w:tc>
        <w:tc>
          <w:tcPr>
            <w:tcW w:w="1042"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c>
          <w:tcPr>
            <w:tcW w:w="2071"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DAEEF3" w:themeFill="accent5" w:themeFillTint="33"/>
          </w:tcPr>
          <w:p w:rsidR="00D24A8F" w:rsidRPr="00E357D4" w:rsidRDefault="00D24A8F" w:rsidP="00D24A8F">
            <w:pPr>
              <w:spacing w:after="0"/>
              <w:jc w:val="center"/>
              <w:rPr>
                <w:rFonts w:eastAsia="Times New Roman" w:cs="Arial"/>
                <w:sz w:val="20"/>
                <w:szCs w:val="20"/>
              </w:rPr>
            </w:pPr>
          </w:p>
        </w:tc>
        <w:tc>
          <w:tcPr>
            <w:tcW w:w="541"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E357D4">
              <w:rPr>
                <w:rFonts w:eastAsia="Times New Roman" w:cs="Arial"/>
                <w:sz w:val="20"/>
                <w:szCs w:val="20"/>
              </w:rPr>
              <w:t>J1</w:t>
            </w:r>
          </w:p>
        </w:tc>
        <w:tc>
          <w:tcPr>
            <w:tcW w:w="1658"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Verdon-Canaux</w:t>
            </w:r>
          </w:p>
        </w:tc>
        <w:tc>
          <w:tcPr>
            <w:tcW w:w="1097"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T-OUT</w:t>
            </w:r>
          </w:p>
        </w:tc>
        <w:tc>
          <w:tcPr>
            <w:tcW w:w="1309" w:type="dxa"/>
            <w:shd w:val="clear" w:color="auto" w:fill="DAEEF3" w:themeFill="accent5" w:themeFillTint="33"/>
            <w:vAlign w:val="center"/>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Extrapolation</w:t>
            </w:r>
          </w:p>
        </w:tc>
        <w:tc>
          <w:tcPr>
            <w:tcW w:w="1042"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c>
          <w:tcPr>
            <w:tcW w:w="2071"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r>
      <w:tr w:rsidR="00D24A8F" w:rsidRPr="00CA09B6" w:rsidTr="00D24A8F">
        <w:trPr>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DAEEF3" w:themeFill="accent5" w:themeFillTint="33"/>
          </w:tcPr>
          <w:p w:rsidR="00D24A8F" w:rsidRPr="00E357D4" w:rsidRDefault="00D24A8F" w:rsidP="00D24A8F">
            <w:pPr>
              <w:spacing w:after="0"/>
              <w:jc w:val="center"/>
              <w:rPr>
                <w:rFonts w:eastAsia="Times New Roman" w:cs="Arial"/>
                <w:sz w:val="20"/>
                <w:szCs w:val="20"/>
              </w:rPr>
            </w:pPr>
          </w:p>
        </w:tc>
        <w:tc>
          <w:tcPr>
            <w:tcW w:w="541"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b/>
                <w:sz w:val="20"/>
                <w:szCs w:val="20"/>
              </w:rPr>
            </w:pPr>
            <w:r w:rsidRPr="00E357D4">
              <w:rPr>
                <w:rFonts w:eastAsia="Times New Roman" w:cs="Arial"/>
                <w:sz w:val="20"/>
                <w:szCs w:val="20"/>
              </w:rPr>
              <w:t>J2</w:t>
            </w:r>
          </w:p>
        </w:tc>
        <w:tc>
          <w:tcPr>
            <w:tcW w:w="1658"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Durance-Canaux</w:t>
            </w:r>
          </w:p>
        </w:tc>
        <w:tc>
          <w:tcPr>
            <w:tcW w:w="1097"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T-OUT</w:t>
            </w:r>
          </w:p>
        </w:tc>
        <w:tc>
          <w:tcPr>
            <w:tcW w:w="1309" w:type="dxa"/>
            <w:shd w:val="clear" w:color="auto" w:fill="DAEEF3" w:themeFill="accent5" w:themeFillTint="33"/>
            <w:vAlign w:val="center"/>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Nouvelle</w:t>
            </w:r>
          </w:p>
        </w:tc>
        <w:tc>
          <w:tcPr>
            <w:tcW w:w="1042"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c>
          <w:tcPr>
            <w:tcW w:w="2071" w:type="dxa"/>
            <w:shd w:val="clear" w:color="auto" w:fill="DAEEF3" w:themeFill="accent5" w:themeFillTint="33"/>
            <w:noWrap/>
            <w:vAlign w:val="center"/>
            <w:hideMark/>
          </w:tcPr>
          <w:p w:rsidR="00D24A8F" w:rsidRPr="00E357D4" w:rsidRDefault="00D24A8F" w:rsidP="00D24A8F">
            <w:pPr>
              <w:spacing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r>
      <w:tr w:rsidR="00D24A8F" w:rsidRPr="00CA09B6" w:rsidTr="00D24A8F">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541" w:type="dxa"/>
            <w:vMerge/>
            <w:shd w:val="clear" w:color="auto" w:fill="DAEEF3" w:themeFill="accent5" w:themeFillTint="33"/>
          </w:tcPr>
          <w:p w:rsidR="00D24A8F" w:rsidRPr="00E357D4" w:rsidRDefault="00D24A8F" w:rsidP="00D24A8F">
            <w:pPr>
              <w:spacing w:after="0"/>
              <w:jc w:val="center"/>
              <w:rPr>
                <w:rFonts w:eastAsia="Times New Roman" w:cs="Arial"/>
                <w:sz w:val="20"/>
                <w:szCs w:val="20"/>
              </w:rPr>
            </w:pPr>
          </w:p>
        </w:tc>
        <w:tc>
          <w:tcPr>
            <w:tcW w:w="541"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b/>
                <w:sz w:val="20"/>
                <w:szCs w:val="20"/>
              </w:rPr>
            </w:pPr>
            <w:r w:rsidRPr="00E357D4">
              <w:rPr>
                <w:rFonts w:eastAsia="Times New Roman" w:cs="Arial"/>
                <w:sz w:val="20"/>
                <w:szCs w:val="20"/>
              </w:rPr>
              <w:t>K</w:t>
            </w:r>
          </w:p>
        </w:tc>
        <w:tc>
          <w:tcPr>
            <w:tcW w:w="1658"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Loire-Ardèche</w:t>
            </w:r>
          </w:p>
        </w:tc>
        <w:tc>
          <w:tcPr>
            <w:tcW w:w="1097"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T-IN</w:t>
            </w:r>
          </w:p>
        </w:tc>
        <w:tc>
          <w:tcPr>
            <w:tcW w:w="1309" w:type="dxa"/>
            <w:shd w:val="clear" w:color="auto" w:fill="DAEEF3" w:themeFill="accent5" w:themeFillTint="33"/>
            <w:vAlign w:val="center"/>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Nouvelle</w:t>
            </w:r>
          </w:p>
        </w:tc>
        <w:tc>
          <w:tcPr>
            <w:tcW w:w="1042" w:type="dxa"/>
            <w:shd w:val="clear" w:color="auto" w:fill="DAEEF3" w:themeFill="accent5" w:themeFillTint="33"/>
            <w:noWrap/>
            <w:vAlign w:val="center"/>
            <w:hideMark/>
          </w:tcPr>
          <w:p w:rsidR="00D24A8F" w:rsidRPr="00E357D4" w:rsidRDefault="00D24A8F" w:rsidP="00D24A8F">
            <w:pPr>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c>
          <w:tcPr>
            <w:tcW w:w="2071" w:type="dxa"/>
            <w:shd w:val="clear" w:color="auto" w:fill="DAEEF3" w:themeFill="accent5" w:themeFillTint="33"/>
            <w:noWrap/>
            <w:vAlign w:val="center"/>
            <w:hideMark/>
          </w:tcPr>
          <w:p w:rsidR="00D24A8F" w:rsidRPr="00E357D4" w:rsidRDefault="00D24A8F" w:rsidP="00D24A8F">
            <w:pPr>
              <w:keepNext/>
              <w:spacing w:after="0"/>
              <w:jc w:val="center"/>
              <w:cnfStyle w:val="000000100000" w:firstRow="0" w:lastRow="0" w:firstColumn="0" w:lastColumn="0" w:oddVBand="0" w:evenVBand="0" w:oddHBand="1" w:evenHBand="0" w:firstRowFirstColumn="0" w:firstRowLastColumn="0" w:lastRowFirstColumn="0" w:lastRowLastColumn="0"/>
              <w:rPr>
                <w:rFonts w:eastAsia="Times New Roman" w:cs="Arial"/>
                <w:sz w:val="20"/>
                <w:szCs w:val="20"/>
              </w:rPr>
            </w:pPr>
            <w:r w:rsidRPr="00E357D4">
              <w:rPr>
                <w:rFonts w:eastAsia="Times New Roman" w:cs="Arial"/>
                <w:sz w:val="20"/>
                <w:szCs w:val="20"/>
              </w:rPr>
              <w:t>--</w:t>
            </w:r>
          </w:p>
        </w:tc>
      </w:tr>
    </w:tbl>
    <w:p w:rsidR="00D24A8F" w:rsidRDefault="00D24A8F" w:rsidP="00D24A8F">
      <w:pPr>
        <w:pStyle w:val="Lgende"/>
      </w:pPr>
      <w:bookmarkStart w:id="88" w:name="_Ref398298391"/>
      <w:r>
        <w:t xml:space="preserve">Tableau </w:t>
      </w:r>
      <w:fldSimple w:instr=" SEQ Tableau \* ARABIC ">
        <w:r>
          <w:rPr>
            <w:noProof/>
          </w:rPr>
          <w:t>17</w:t>
        </w:r>
      </w:fldSimple>
      <w:bookmarkEnd w:id="88"/>
      <w:r>
        <w:t> : Caractéristiques des</w:t>
      </w:r>
      <w:r w:rsidRPr="00A945E7">
        <w:t xml:space="preserve"> gra</w:t>
      </w:r>
      <w:r>
        <w:t>nds ouvrages hydrauliques  du bassin du Rhône pris en compte dans le projet MDR.</w:t>
      </w:r>
      <w:r w:rsidRPr="00A945E7">
        <w:t xml:space="preserve"> (</w:t>
      </w:r>
      <w:proofErr w:type="spellStart"/>
      <w:r w:rsidRPr="00A945E7">
        <w:t>Bge</w:t>
      </w:r>
      <w:proofErr w:type="spellEnd"/>
      <w:r w:rsidRPr="00A945E7">
        <w:t> : Barrage ; PH : de production d’hydroélectricité ; PHSE : de production d’hydroélectricité couplée au soutien des étiages ; T : Transfert ; OUT : vers l’extérieur du bassin ; IN : entrant dans le bassin)</w:t>
      </w:r>
    </w:p>
    <w:p w:rsidR="00D24A8F" w:rsidRPr="004661D7" w:rsidRDefault="00D24A8F" w:rsidP="00D24A8F">
      <w:r>
        <w:t>Ce choix de représentation a ses limites : la liste des ouvrages représentés n’est pas exhaustive ; certains ensembles d’ouvrages comme les barrages du Drac sont représentés de façon agrégée, rendant délicate la modélisation hydrologique sur les tronçons intermédiaires entre ces ouvrages. En revanche, notre modélisation a le mérite de représenter les principaux réservoirs et dérivations d’importance au plan hydrologique, et d’esquisser ainsi les grandes lignes de l’influence de l’usage hydro-électrique sur l’hydrologie du Rhône et de ses affluents.</w:t>
      </w:r>
    </w:p>
    <w:p w:rsidR="00D24A8F" w:rsidRDefault="00D24A8F" w:rsidP="00D24A8F">
      <w:pPr>
        <w:keepNext/>
        <w:jc w:val="center"/>
      </w:pPr>
      <w:r>
        <w:rPr>
          <w:noProof/>
          <w:lang w:eastAsia="fr-FR"/>
        </w:rPr>
        <w:lastRenderedPageBreak/>
        <w:drawing>
          <wp:inline distT="0" distB="0" distL="0" distR="0" wp14:anchorId="167AF3F4" wp14:editId="05ED9A68">
            <wp:extent cx="4485596" cy="5760000"/>
            <wp:effectExtent l="0" t="0" r="0" b="0"/>
            <wp:docPr id="308" name="Imag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MDR_Bge.png"/>
                    <pic:cNvPicPr/>
                  </pic:nvPicPr>
                  <pic:blipFill>
                    <a:blip r:embed="rId20">
                      <a:extLst>
                        <a:ext uri="{28A0092B-C50C-407E-A947-70E740481C1C}">
                          <a14:useLocalDpi xmlns:a14="http://schemas.microsoft.com/office/drawing/2010/main" val="0"/>
                        </a:ext>
                      </a:extLst>
                    </a:blip>
                    <a:stretch>
                      <a:fillRect/>
                    </a:stretch>
                  </pic:blipFill>
                  <pic:spPr>
                    <a:xfrm>
                      <a:off x="0" y="0"/>
                      <a:ext cx="4485596" cy="5760000"/>
                    </a:xfrm>
                    <a:prstGeom prst="rect">
                      <a:avLst/>
                    </a:prstGeom>
                  </pic:spPr>
                </pic:pic>
              </a:graphicData>
            </a:graphic>
          </wp:inline>
        </w:drawing>
      </w:r>
    </w:p>
    <w:p w:rsidR="00D24A8F" w:rsidRDefault="00D24A8F" w:rsidP="00D24A8F">
      <w:pPr>
        <w:pStyle w:val="Lgende"/>
      </w:pPr>
      <w:bookmarkStart w:id="89" w:name="_Ref397936593"/>
      <w:r>
        <w:t xml:space="preserve">Figure </w:t>
      </w:r>
      <w:fldSimple w:instr=" SEQ Figure \* ARABIC ">
        <w:r>
          <w:rPr>
            <w:noProof/>
          </w:rPr>
          <w:t>43</w:t>
        </w:r>
      </w:fldSimple>
      <w:bookmarkEnd w:id="89"/>
      <w:r>
        <w:t> : Présentation des principaux ouvrages hydrauliques présents sur le bassin du Rhône, ayant un effet notable sur le régime hydrologique</w:t>
      </w:r>
    </w:p>
    <w:p w:rsidR="00D24A8F" w:rsidRPr="0078418D" w:rsidRDefault="00D24A8F" w:rsidP="00D24A8F">
      <w:r>
        <w:rPr>
          <w:b/>
          <w:i/>
          <w:sz w:val="24"/>
          <w:szCs w:val="24"/>
        </w:rPr>
        <w:t>Méthodologie</w:t>
      </w:r>
    </w:p>
    <w:p w:rsidR="00D24A8F" w:rsidRDefault="00D24A8F" w:rsidP="00D24A8F">
      <w:r>
        <w:t>Pour représenter l’impact hydrologique des dérivations et barrages retenus, nous avons identifié deux approches possibles :</w:t>
      </w:r>
    </w:p>
    <w:p w:rsidR="00D24A8F" w:rsidRDefault="00D24A8F" w:rsidP="00D24A8F">
      <w:pPr>
        <w:pStyle w:val="Paragraphedeliste"/>
        <w:numPr>
          <w:ilvl w:val="0"/>
          <w:numId w:val="38"/>
        </w:numPr>
      </w:pPr>
      <w:r>
        <w:t>La première consiste à établir une courbe « objectif de remplissage moyen » du stock d’eau du barrage ou de la quantité d’eau dérivée. Cette courbe est élaborée via la quantification de l’influence mensuelle moyenne (dite « </w:t>
      </w:r>
      <w:proofErr w:type="spellStart"/>
      <w:r>
        <w:t>inter-annuelle</w:t>
      </w:r>
      <w:proofErr w:type="spellEnd"/>
      <w:r>
        <w:t xml:space="preserve"> ») de l’ouvrage, qui peut être estimée par diverses méthodes (cf. le Rapport MDR 2014 et le </w:t>
      </w:r>
      <w:commentRangeStart w:id="90"/>
      <w:r>
        <w:t>Tableau récapitulatif XXX</w:t>
      </w:r>
      <w:commentRangeEnd w:id="90"/>
      <w:r>
        <w:rPr>
          <w:rStyle w:val="Marquedecommentaire"/>
        </w:rPr>
        <w:commentReference w:id="90"/>
      </w:r>
      <w:r>
        <w:t>). Cette influence peut être ensuite désagrégée au pas de temps journalier pour former une « fonction objectif » FO, synthétisant les apports ou prélèvements à la rivière au niveau du barrage ou de la dérivation (point de prélèvement et point de sortie le cas échéant).</w:t>
      </w:r>
    </w:p>
    <w:p w:rsidR="00D24A8F" w:rsidRDefault="00D24A8F" w:rsidP="00D24A8F">
      <w:pPr>
        <w:pStyle w:val="Paragraphedeliste"/>
      </w:pPr>
    </w:p>
    <w:p w:rsidR="00D24A8F" w:rsidRDefault="00D24A8F" w:rsidP="00D24A8F">
      <w:pPr>
        <w:pStyle w:val="Paragraphedeliste"/>
        <w:numPr>
          <w:ilvl w:val="0"/>
          <w:numId w:val="38"/>
        </w:numPr>
      </w:pPr>
      <w:r>
        <w:t xml:space="preserve">La seconde approche consiste à simuler les lâchers de barrages en fonction de l’état du système (débit amont, stock disponible), de la situation par rapport à l’objectif de remplissage, et de l’intérêt à turbiner. </w:t>
      </w:r>
      <w:r>
        <w:lastRenderedPageBreak/>
        <w:t>Ce dernier peut être estimé  par une relation incluant le jour de la semaine et la température moyenne de l’air (</w:t>
      </w:r>
      <w:proofErr w:type="spellStart"/>
      <w:r>
        <w:t>Hendrickx</w:t>
      </w:r>
      <w:proofErr w:type="spellEnd"/>
      <w:r>
        <w:t xml:space="preserve"> et </w:t>
      </w:r>
      <w:proofErr w:type="spellStart"/>
      <w:r>
        <w:t>Sauquet</w:t>
      </w:r>
      <w:proofErr w:type="spellEnd"/>
      <w:r>
        <w:t>, 2013). L’exercice R</w:t>
      </w:r>
      <w:r w:rsidRPr="0078418D">
        <w:rPr>
          <w:vertAlign w:val="superscript"/>
        </w:rPr>
        <w:t>2</w:t>
      </w:r>
      <w:r>
        <w:t>D</w:t>
      </w:r>
      <w:r w:rsidRPr="0078418D">
        <w:rPr>
          <w:vertAlign w:val="superscript"/>
        </w:rPr>
        <w:t>2</w:t>
      </w:r>
      <w:r>
        <w:t xml:space="preserve"> </w:t>
      </w:r>
      <w:proofErr w:type="gramStart"/>
      <w:r>
        <w:t xml:space="preserve">2050 </w:t>
      </w:r>
      <w:proofErr w:type="gramEnd"/>
      <w:r w:rsidRPr="009F1903">
        <w:rPr>
          <w:rStyle w:val="Appelnotedebasdep"/>
        </w:rPr>
        <w:footnoteReference w:id="3"/>
      </w:r>
      <w:r>
        <w:t xml:space="preserve">, dans lequel IRSTEA s’est impliqué, a révélé la complexité des règlementations sous-tendant la mise en œuvre de la production hydro-électrique par EDF sur le bassin de la Durance, affluent du Rhône. Y émargent un débit réservé en Basse Durance, des allocations à des canaux en Moyenne Durance, et le respect d’une cote touristique sur les lacs à intérêt touristique (Serre-Ponçon, Castillon et Sainte-Croix). La modélisation de ces règles de gestion est au-delà du champ du projet MDR. </w:t>
      </w:r>
    </w:p>
    <w:p w:rsidR="00D24A8F" w:rsidRDefault="00D24A8F" w:rsidP="00D24A8F">
      <w:r>
        <w:t xml:space="preserve">Aussi, nous retiendrons la première approche méthodologique, s’appuyant sur les FO. Nous adopterons par convention une comptabilité de la FO par rapport à la rivière, </w:t>
      </w:r>
      <w:proofErr w:type="spellStart"/>
      <w:r>
        <w:t>c-à-d</w:t>
      </w:r>
      <w:proofErr w:type="spellEnd"/>
      <w:r>
        <w:t xml:space="preserve"> que la FO est négative lors du stockage /prélèvement d’eau et positive lors du lâcher de barrage / à exutoire de la dérivation.</w:t>
      </w:r>
    </w:p>
    <w:p w:rsidR="00D24A8F" w:rsidRDefault="00D24A8F" w:rsidP="00D24A8F">
      <w:pPr>
        <w:pStyle w:val="Paragraphedeliste"/>
        <w:rPr>
          <w:b/>
          <w:i/>
          <w:sz w:val="24"/>
          <w:szCs w:val="24"/>
        </w:rPr>
      </w:pPr>
      <w:r>
        <w:rPr>
          <w:b/>
          <w:i/>
          <w:sz w:val="24"/>
          <w:szCs w:val="24"/>
        </w:rPr>
        <w:t>Mise en œuvre pratique</w:t>
      </w:r>
    </w:p>
    <w:p w:rsidR="00D24A8F" w:rsidRPr="00AE49A9" w:rsidRDefault="00D24A8F" w:rsidP="00D24A8F">
      <w:r w:rsidRPr="00AE49A9">
        <w:t xml:space="preserve">Dans </w:t>
      </w:r>
      <w:r>
        <w:t>la pratique, une typologie par localisation du prélèvement et de la restitution d’eau par l’ouvrage fait émerger trois types d’ouvrages caractéristiques, requérant une modélisation spécifique :</w:t>
      </w:r>
    </w:p>
    <w:p w:rsidR="00D24A8F" w:rsidRDefault="00D24A8F" w:rsidP="00D24A8F">
      <w:pPr>
        <w:pStyle w:val="Paragraphedeliste"/>
        <w:numPr>
          <w:ilvl w:val="0"/>
          <w:numId w:val="36"/>
        </w:numPr>
      </w:pPr>
      <w:r w:rsidRPr="00AE49A9">
        <w:rPr>
          <w:u w:val="single"/>
        </w:rPr>
        <w:t>les barrages sur cours d’eau</w:t>
      </w:r>
      <w:r>
        <w:t>, pour lesquels prélèvement et restitution se font en un même point géographique. Ce-dernier définit deux brins de rivière (amont et aval),  où sont respectivement prélevés et ajoutés les volumes définis par la FO à chaque pas de temps.</w:t>
      </w:r>
    </w:p>
    <w:p w:rsidR="00D24A8F" w:rsidRDefault="00D24A8F" w:rsidP="00D24A8F">
      <w:pPr>
        <w:pStyle w:val="Paragraphedeliste"/>
      </w:pPr>
    </w:p>
    <w:p w:rsidR="00D24A8F" w:rsidRDefault="00D24A8F" w:rsidP="00D24A8F">
      <w:pPr>
        <w:pStyle w:val="Paragraphedeliste"/>
        <w:numPr>
          <w:ilvl w:val="0"/>
          <w:numId w:val="36"/>
        </w:numPr>
      </w:pPr>
      <w:r w:rsidRPr="00AE49A9">
        <w:rPr>
          <w:u w:val="single"/>
        </w:rPr>
        <w:t>les dérivations entre deux points au sein du même bassin versant</w:t>
      </w:r>
      <w:r>
        <w:t xml:space="preserve"> : prélèvement et restitution se font alors sur deux points géographiques distincts, supposant la représentation d’un transfert d’eau entre ces deux points. Un outil effectuant un transfert d’eau partiel entre deux brins de rivière a donc été mis en place dans J2000-Rhone. Sa limite spatiale est que les transferts internes à une HRU ne sont pas représentés. La plus importante dérivation « interne » au bassin du Rhône est la double dérivation Arc-Isère (I1 I2 sur la Figure XXX).</w:t>
      </w:r>
    </w:p>
    <w:p w:rsidR="00D24A8F" w:rsidRDefault="00D24A8F" w:rsidP="00D24A8F">
      <w:pPr>
        <w:pStyle w:val="Paragraphedeliste"/>
      </w:pPr>
    </w:p>
    <w:p w:rsidR="00D24A8F" w:rsidRDefault="00D24A8F" w:rsidP="00D24A8F">
      <w:pPr>
        <w:pStyle w:val="Paragraphedeliste"/>
        <w:numPr>
          <w:ilvl w:val="0"/>
          <w:numId w:val="36"/>
        </w:numPr>
      </w:pPr>
      <w:r>
        <w:t xml:space="preserve"> </w:t>
      </w:r>
      <w:r w:rsidRPr="00AE49A9">
        <w:rPr>
          <w:u w:val="single"/>
        </w:rPr>
        <w:t>Les</w:t>
      </w:r>
      <w:r>
        <w:rPr>
          <w:u w:val="single"/>
        </w:rPr>
        <w:t xml:space="preserve"> dérivations impliquant un échange</w:t>
      </w:r>
      <w:r w:rsidRPr="00AE49A9">
        <w:rPr>
          <w:u w:val="single"/>
        </w:rPr>
        <w:t xml:space="preserve"> avec l’extérieur du bassin</w:t>
      </w:r>
      <w:r>
        <w:rPr>
          <w:u w:val="single"/>
        </w:rPr>
        <w:t xml:space="preserve"> du Rhône</w:t>
      </w:r>
      <w:r w:rsidRPr="00AE49A9">
        <w:rPr>
          <w:u w:val="single"/>
        </w:rPr>
        <w:t xml:space="preserve"> (apport ou prélèvement)</w:t>
      </w:r>
      <w:r>
        <w:t xml:space="preserve"> : ces dérivations ont un impact significatif sur l’hydrologie du bassin et sont en particulier responsables d’un bilan hydrologique annuel non équilibré. Ces prélèvements ou apports sont représentés sur leur extrémité appartenant au bassin du Rhône par une unique FO.</w:t>
      </w:r>
    </w:p>
    <w:p w:rsidR="00D24A8F" w:rsidRPr="00360731" w:rsidRDefault="00D24A8F" w:rsidP="00D24A8F">
      <w:pPr>
        <w:rPr>
          <w:highlight w:val="yellow"/>
        </w:rPr>
      </w:pPr>
      <w:r w:rsidRPr="00360731">
        <w:rPr>
          <w:highlight w:val="yellow"/>
        </w:rPr>
        <w:t>Afin de prendre en compte l’impact des ouvrages sur l’hydrologie, un module de gestion Management des réservoirs a été créé. Sa conception a été divisée en 2 phases :</w:t>
      </w:r>
    </w:p>
    <w:p w:rsidR="00D24A8F" w:rsidRPr="00360731" w:rsidRDefault="00D24A8F" w:rsidP="00D24A8F">
      <w:pPr>
        <w:pStyle w:val="Paragraphedeliste"/>
        <w:numPr>
          <w:ilvl w:val="0"/>
          <w:numId w:val="36"/>
        </w:numPr>
        <w:rPr>
          <w:highlight w:val="yellow"/>
        </w:rPr>
      </w:pPr>
      <w:r w:rsidRPr="00360731">
        <w:rPr>
          <w:highlight w:val="yellow"/>
        </w:rPr>
        <w:t xml:space="preserve">Lecture des FO de l’ensemble des ouvrages et </w:t>
      </w:r>
      <w:commentRangeStart w:id="91"/>
      <w:r w:rsidRPr="00360731">
        <w:rPr>
          <w:highlight w:val="yellow"/>
        </w:rPr>
        <w:t>régionalisation</w:t>
      </w:r>
      <w:commentRangeEnd w:id="91"/>
      <w:r>
        <w:rPr>
          <w:rStyle w:val="Marquedecommentaire"/>
        </w:rPr>
        <w:commentReference w:id="91"/>
      </w:r>
      <w:r w:rsidRPr="00360731">
        <w:rPr>
          <w:highlight w:val="yellow"/>
        </w:rPr>
        <w:t>,</w:t>
      </w:r>
    </w:p>
    <w:p w:rsidR="00D24A8F" w:rsidRPr="00360731" w:rsidRDefault="00D24A8F" w:rsidP="00D24A8F">
      <w:pPr>
        <w:pStyle w:val="Paragraphedeliste"/>
        <w:numPr>
          <w:ilvl w:val="0"/>
          <w:numId w:val="36"/>
        </w:numPr>
        <w:rPr>
          <w:highlight w:val="yellow"/>
        </w:rPr>
      </w:pPr>
      <w:r w:rsidRPr="00360731">
        <w:rPr>
          <w:highlight w:val="yellow"/>
        </w:rPr>
        <w:t>Application de la FO au débit simulé pour obtenir le débit influencé.</w:t>
      </w:r>
    </w:p>
    <w:p w:rsidR="00D24A8F" w:rsidRDefault="00D24A8F" w:rsidP="00D24A8F">
      <w:r w:rsidRPr="00360731">
        <w:rPr>
          <w:highlight w:val="yellow"/>
        </w:rPr>
        <w:t>La démarche d’implémentation et de fonctionnement de ce module a été présentée dans le précédent rapport (</w:t>
      </w:r>
      <w:proofErr w:type="spellStart"/>
      <w:r w:rsidRPr="00360731">
        <w:rPr>
          <w:highlight w:val="yellow"/>
        </w:rPr>
        <w:t>cf</w:t>
      </w:r>
      <w:proofErr w:type="spellEnd"/>
      <w:r w:rsidRPr="00360731">
        <w:rPr>
          <w:highlight w:val="yellow"/>
        </w:rPr>
        <w:t xml:space="preserve"> section 4.1.4.2).</w:t>
      </w:r>
    </w:p>
    <w:p w:rsidR="00D24A8F" w:rsidRDefault="00D24A8F" w:rsidP="00D24A8F">
      <w:r>
        <w:lastRenderedPageBreak/>
        <w:t>La partie suivante détaille le fonctionnement des dérivations internes au bassin du Rhône, dont la modélisation a été finalisée pendant la phase 3 du projet MDR, et s’appuie sur l’exemple de la double dérivation Arc-Isère.</w:t>
      </w:r>
    </w:p>
    <w:p w:rsidR="002E406E" w:rsidRDefault="002E406E" w:rsidP="00884D18"/>
    <w:p w:rsidR="002E406E" w:rsidRDefault="00AB089B" w:rsidP="002E406E">
      <w:pPr>
        <w:pStyle w:val="Titre3"/>
      </w:pPr>
      <w:bookmarkStart w:id="92" w:name="_Toc430166139"/>
      <w:r>
        <w:t xml:space="preserve">Représentation des </w:t>
      </w:r>
      <w:commentRangeStart w:id="93"/>
      <w:r>
        <w:t>dérivations</w:t>
      </w:r>
      <w:bookmarkEnd w:id="92"/>
      <w:commentRangeEnd w:id="93"/>
      <w:r w:rsidR="00D24A8F">
        <w:rPr>
          <w:rStyle w:val="Marquedecommentaire"/>
          <w:rFonts w:asciiTheme="minorHAnsi" w:eastAsiaTheme="minorEastAsia" w:hAnsiTheme="minorHAnsi" w:cstheme="minorBidi"/>
          <w:b w:val="0"/>
          <w:bCs w:val="0"/>
          <w:color w:val="auto"/>
        </w:rPr>
        <w:commentReference w:id="93"/>
      </w:r>
    </w:p>
    <w:p w:rsidR="002E406E" w:rsidRDefault="002E406E" w:rsidP="002E406E">
      <w:r>
        <w:t>Lors de la mise en place du module de gestion Management des réservoirs, nous avions rencontré une difficulté dans la mise en place de la double dérivation Arc-Isère. En effet, l</w:t>
      </w:r>
      <w:r w:rsidR="00D3023C">
        <w:t xml:space="preserve">es </w:t>
      </w:r>
      <w:r w:rsidR="00756B7D">
        <w:t>outils existants</w:t>
      </w:r>
      <w:r w:rsidR="00D3023C">
        <w:t xml:space="preserve"> </w:t>
      </w:r>
      <w:r w:rsidR="00756B7D">
        <w:t>pour le</w:t>
      </w:r>
      <w:r w:rsidR="00D3023C">
        <w:t xml:space="preserve"> modèle </w:t>
      </w:r>
      <w:r>
        <w:t>ne nous perme</w:t>
      </w:r>
      <w:r w:rsidR="00D3023C">
        <w:t>ttaient pas d’effectuer un transfert entre 2 brins de rivières au sein d</w:t>
      </w:r>
      <w:r w:rsidR="0086345E">
        <w:t>u</w:t>
      </w:r>
      <w:r w:rsidR="00D3023C">
        <w:t xml:space="preserve"> bassin. </w:t>
      </w:r>
      <w:r w:rsidR="0086345E">
        <w:t xml:space="preserve">Pour représenter une </w:t>
      </w:r>
      <w:r w:rsidR="00D3023C">
        <w:t xml:space="preserve">dérivation, nous avions mis en place 2 réservoirs,  l’un vide de capacité infinie au niveau de la prise qui était chargé de stocker l’eau dérivée et un second rempli avec une capacité infinie </w:t>
      </w:r>
      <w:r w:rsidR="00D455A1">
        <w:t>qui déversait l’eau dérivée dans la rivière.</w:t>
      </w:r>
    </w:p>
    <w:p w:rsidR="002E406E" w:rsidRDefault="002E406E" w:rsidP="002E406E">
      <w:r>
        <w:t>Un nouvel outil a été développé pour prendre en compte les dérivations</w:t>
      </w:r>
      <w:r w:rsidR="00D455A1">
        <w:t xml:space="preserve"> sans passer par cette configuration à 2 réservoirs.</w:t>
      </w:r>
      <w:r>
        <w:t xml:space="preserve"> Il a été appliqué au cas de la double dérivation Arc-Isère mais il pourra être utilisé </w:t>
      </w:r>
      <w:r w:rsidR="00E75272">
        <w:t xml:space="preserve">si besoin </w:t>
      </w:r>
      <w:r>
        <w:t xml:space="preserve">pour </w:t>
      </w:r>
      <w:r w:rsidR="00756B7D">
        <w:t>représenter d’autres</w:t>
      </w:r>
      <w:r>
        <w:t xml:space="preserve"> transfert</w:t>
      </w:r>
      <w:r w:rsidR="00756B7D">
        <w:t>s</w:t>
      </w:r>
      <w:r>
        <w:t xml:space="preserve"> d’eau à l’intérieur d’un bassin.</w:t>
      </w:r>
    </w:p>
    <w:p w:rsidR="00D455A1" w:rsidRDefault="00806A59" w:rsidP="00D455A1">
      <w:r>
        <w:t xml:space="preserve">De la même façon que pour les barrages, les dérivations sont régies par une fonction </w:t>
      </w:r>
      <w:proofErr w:type="gramStart"/>
      <w:r>
        <w:t>objectif</w:t>
      </w:r>
      <w:proofErr w:type="gramEnd"/>
      <w:r>
        <w:t xml:space="preserve">. Il s’agit d’un volume à dériver. </w:t>
      </w:r>
      <w:r w:rsidR="00D455A1">
        <w:t xml:space="preserve">Des consignes permettent de </w:t>
      </w:r>
      <w:r>
        <w:t>respecter</w:t>
      </w:r>
      <w:r w:rsidR="00D455A1">
        <w:t xml:space="preserve"> le bilan</w:t>
      </w:r>
      <w:r>
        <w:t xml:space="preserve"> hydrologique</w:t>
      </w:r>
      <w:r w:rsidR="00D455A1">
        <w:t xml:space="preserve">. Ainsi, si l’eau disponible dans la rivière ne permet pas de satisfaire la fonction </w:t>
      </w:r>
      <w:proofErr w:type="gramStart"/>
      <w:r w:rsidR="00D455A1">
        <w:t>objectif</w:t>
      </w:r>
      <w:proofErr w:type="gramEnd"/>
      <w:r w:rsidR="00D455A1">
        <w:t xml:space="preserve"> de la dérivation, seule l’eau disponible sera dérivée.</w:t>
      </w:r>
      <w:r w:rsidR="00BD14A2">
        <w:t xml:space="preserve"> </w:t>
      </w:r>
      <w:r>
        <w:t>L’eau est envoyée directement du brin où elle est prélevée vers le brin qui la reçoit.</w:t>
      </w:r>
    </w:p>
    <w:p w:rsidR="00C27032" w:rsidRDefault="00C27032" w:rsidP="00C27032">
      <w:r>
        <w:t xml:space="preserve">Sur le bassin versant du Rhône, nous avons décidé de représenter la double dérivation entre l’Arc et l’Isère. </w:t>
      </w:r>
    </w:p>
    <w:p w:rsidR="00C27032" w:rsidRDefault="00C27032" w:rsidP="00D455A1"/>
    <w:p w:rsidR="00C27032" w:rsidRDefault="00C27032" w:rsidP="00BD14A2"/>
    <w:p w:rsidR="00C27032" w:rsidRDefault="00C27032" w:rsidP="00BD14A2"/>
    <w:p w:rsidR="00BD14A2" w:rsidRDefault="00C27032" w:rsidP="00BD14A2">
      <w:r>
        <w:rPr>
          <w:noProof/>
          <w:lang w:eastAsia="fr-FR"/>
        </w:rPr>
        <w:drawing>
          <wp:anchor distT="0" distB="0" distL="114300" distR="114300" simplePos="0" relativeHeight="251707392" behindDoc="0" locked="0" layoutInCell="1" allowOverlap="1" wp14:anchorId="43578987" wp14:editId="1043CF8C">
            <wp:simplePos x="0" y="0"/>
            <wp:positionH relativeFrom="column">
              <wp:posOffset>-48895</wp:posOffset>
            </wp:positionH>
            <wp:positionV relativeFrom="paragraph">
              <wp:posOffset>24130</wp:posOffset>
            </wp:positionV>
            <wp:extent cx="3813175" cy="28384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3813175" cy="2838450"/>
                    </a:xfrm>
                    <a:prstGeom prst="rect">
                      <a:avLst/>
                    </a:prstGeom>
                    <a:noFill/>
                    <a:ln>
                      <a:noFill/>
                    </a:ln>
                  </pic:spPr>
                </pic:pic>
              </a:graphicData>
            </a:graphic>
            <wp14:sizeRelH relativeFrom="page">
              <wp14:pctWidth>0</wp14:pctWidth>
            </wp14:sizeRelH>
            <wp14:sizeRelV relativeFrom="page">
              <wp14:pctHeight>0</wp14:pctHeight>
            </wp14:sizeRelV>
          </wp:anchor>
        </w:drawing>
      </w:r>
      <w:r w:rsidR="00BD14A2">
        <w:t xml:space="preserve">La carte </w:t>
      </w:r>
      <w:r w:rsidR="00BD14A2" w:rsidRPr="00A13FB1">
        <w:rPr>
          <w:highlight w:val="red"/>
        </w:rPr>
        <w:t>Z</w:t>
      </w:r>
      <w:r w:rsidR="00BD14A2">
        <w:t xml:space="preserve"> représente l’influence de cette double</w:t>
      </w:r>
      <w:r w:rsidR="002A1911">
        <w:t xml:space="preserve"> </w:t>
      </w:r>
      <w:r w:rsidR="00BD14A2">
        <w:t xml:space="preserve">dérivation sur les débits au niveau de l’Isère à Grenoble. Elle compare les débits moyens dans les rivières entre une simulation sans prise en compte des dérivations et une simulation avec prise en compte des dérivations. </w:t>
      </w:r>
    </w:p>
    <w:p w:rsidR="00BD14A2" w:rsidRDefault="00BD14A2" w:rsidP="00D455A1"/>
    <w:p w:rsidR="00A415A2" w:rsidRDefault="00A415A2" w:rsidP="00A415A2"/>
    <w:p w:rsidR="00A13FB1" w:rsidRDefault="00A13FB1" w:rsidP="00A13FB1">
      <w:pPr>
        <w:keepNext/>
        <w:jc w:val="center"/>
      </w:pPr>
    </w:p>
    <w:p w:rsidR="00C27032" w:rsidRDefault="00C27032" w:rsidP="00A13FB1">
      <w:pPr>
        <w:keepNext/>
        <w:jc w:val="center"/>
      </w:pPr>
    </w:p>
    <w:p w:rsidR="00A415A2" w:rsidRDefault="00A13FB1" w:rsidP="00C27032">
      <w:pPr>
        <w:pStyle w:val="Lgende"/>
        <w:jc w:val="left"/>
      </w:pPr>
      <w:bookmarkStart w:id="94" w:name="_Ref430100878"/>
      <w:r>
        <w:t xml:space="preserve">Figure </w:t>
      </w:r>
      <w:fldSimple w:instr=" SEQ Figure \* ARABIC ">
        <w:r w:rsidR="00EA20D8">
          <w:rPr>
            <w:noProof/>
          </w:rPr>
          <w:t>1</w:t>
        </w:r>
      </w:fldSimple>
      <w:bookmarkEnd w:id="94"/>
      <w:r>
        <w:t xml:space="preserve"> : Carte Z</w:t>
      </w:r>
    </w:p>
    <w:p w:rsidR="00A13FB1" w:rsidRDefault="00A415A2" w:rsidP="00A13FB1">
      <w:pPr>
        <w:spacing w:after="0"/>
      </w:pPr>
      <w:r>
        <w:t>Comme nous pouvons l’observer, en amont des dérivations, les q</w:t>
      </w:r>
      <w:r w:rsidR="00E75272">
        <w:t>uantités d’eau sont identiques puisque les dérivations n’interviennent pas sur cette partie du réseau. Au contraire, à</w:t>
      </w:r>
      <w:r>
        <w:t xml:space="preserve"> l’aval des dérivations, nous constatons </w:t>
      </w:r>
      <w:r>
        <w:lastRenderedPageBreak/>
        <w:t>un déficit</w:t>
      </w:r>
      <w:r w:rsidR="00A13FB1">
        <w:t xml:space="preserve"> </w:t>
      </w:r>
      <w:r w:rsidR="00E75272">
        <w:t>en eau dans la simulation avec prise en compte des dérivations</w:t>
      </w:r>
      <w:r w:rsidR="00EC3218">
        <w:t xml:space="preserve"> par rapport à celle sans prise en compte</w:t>
      </w:r>
      <w:r w:rsidR="00E75272">
        <w:t xml:space="preserve">. Celui-ci </w:t>
      </w:r>
      <w:r w:rsidR="00A13FB1">
        <w:t>est</w:t>
      </w:r>
      <w:r>
        <w:t xml:space="preserve"> </w:t>
      </w:r>
      <w:r w:rsidR="00A13FB1">
        <w:t>causé par l’eau dérivée</w:t>
      </w:r>
      <w:r>
        <w:t>.</w:t>
      </w:r>
      <w:r w:rsidR="00E75272">
        <w:t xml:space="preserve"> En effet, lorsque la dérivation est mise en place, l’eau est directement prélevée dans le brin au niveau de la conduite. Le débit est donc</w:t>
      </w:r>
      <w:r w:rsidR="00EC3218">
        <w:t xml:space="preserve"> directement</w:t>
      </w:r>
      <w:r w:rsidR="00E75272">
        <w:t xml:space="preserve"> impacté en aval de la conduite.</w:t>
      </w:r>
    </w:p>
    <w:p w:rsidR="00A13FB1" w:rsidRDefault="00A415A2" w:rsidP="00A13FB1">
      <w:pPr>
        <w:spacing w:after="0"/>
      </w:pPr>
      <w:r>
        <w:t>En aval de la dérivation Isère-Arc (1), nous avons un surplu</w:t>
      </w:r>
      <w:r w:rsidR="00A13FB1">
        <w:t>s d’eau entre les 2 simulations. On en déduit que l</w:t>
      </w:r>
      <w:r>
        <w:t xml:space="preserve">a quantité d’eau dérivée entre l’Arc et l’Isère (2) est moins importante que </w:t>
      </w:r>
      <w:r w:rsidR="00BD14A2">
        <w:t xml:space="preserve">celle </w:t>
      </w:r>
      <w:r>
        <w:t xml:space="preserve">dérivée entre l’Isère et l’Arc (1). </w:t>
      </w:r>
      <w:r w:rsidR="00A13FB1">
        <w:t xml:space="preserve">Ceci est confirmé par le graphe </w:t>
      </w:r>
      <w:r w:rsidR="00A13FB1" w:rsidRPr="00A13FB1">
        <w:rPr>
          <w:highlight w:val="red"/>
        </w:rPr>
        <w:t>J</w:t>
      </w:r>
      <w:r w:rsidR="00A13FB1">
        <w:t xml:space="preserve"> qui représente les volumes dérivés à chaque dérivation. </w:t>
      </w:r>
    </w:p>
    <w:p w:rsidR="00BD14A2" w:rsidRDefault="00C27032" w:rsidP="00A13FB1">
      <w:pPr>
        <w:spacing w:after="0"/>
      </w:pPr>
      <w:r>
        <w:rPr>
          <w:noProof/>
          <w:lang w:eastAsia="fr-FR"/>
        </w:rPr>
        <w:drawing>
          <wp:anchor distT="0" distB="0" distL="114300" distR="114300" simplePos="0" relativeHeight="251708416" behindDoc="0" locked="0" layoutInCell="1" allowOverlap="1" wp14:anchorId="147DD6A0" wp14:editId="3A9F6469">
            <wp:simplePos x="0" y="0"/>
            <wp:positionH relativeFrom="column">
              <wp:posOffset>160020</wp:posOffset>
            </wp:positionH>
            <wp:positionV relativeFrom="paragraph">
              <wp:posOffset>47625</wp:posOffset>
            </wp:positionV>
            <wp:extent cx="3597910" cy="323786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 prélevé 2 dérivations.emf"/>
                    <pic:cNvPicPr/>
                  </pic:nvPicPr>
                  <pic:blipFill rotWithShape="1">
                    <a:blip r:embed="rId22">
                      <a:extLst>
                        <a:ext uri="{28A0092B-C50C-407E-A947-70E740481C1C}">
                          <a14:useLocalDpi xmlns:a14="http://schemas.microsoft.com/office/drawing/2010/main" val="0"/>
                        </a:ext>
                      </a:extLst>
                    </a:blip>
                    <a:srcRect t="10208"/>
                    <a:stretch/>
                  </pic:blipFill>
                  <pic:spPr bwMode="auto">
                    <a:xfrm>
                      <a:off x="0" y="0"/>
                      <a:ext cx="3597910" cy="3237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13FB1" w:rsidRDefault="00A13FB1" w:rsidP="00BD14A2">
      <w:pPr>
        <w:keepNext/>
        <w:jc w:val="center"/>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C27032" w:rsidRDefault="00C27032" w:rsidP="00A13FB1">
      <w:pPr>
        <w:pStyle w:val="Lgende"/>
        <w:jc w:val="both"/>
      </w:pPr>
    </w:p>
    <w:p w:rsidR="00A13FB1" w:rsidRDefault="00A13FB1" w:rsidP="00A13FB1">
      <w:pPr>
        <w:pStyle w:val="Lgende"/>
        <w:jc w:val="both"/>
      </w:pPr>
      <w:r>
        <w:t xml:space="preserve">Figure </w:t>
      </w:r>
      <w:fldSimple w:instr=" SEQ Figure \* ARABIC ">
        <w:r w:rsidR="00EA20D8">
          <w:rPr>
            <w:noProof/>
          </w:rPr>
          <w:t>2</w:t>
        </w:r>
      </w:fldSimple>
      <w:r>
        <w:t xml:space="preserve"> : Graphe J</w:t>
      </w:r>
    </w:p>
    <w:p w:rsidR="00A415A2" w:rsidRDefault="00A415A2" w:rsidP="00A415A2">
      <w:r>
        <w:t xml:space="preserve">En aval de la dérivation Arc-Isère (2), nous sommes de nouveau à l’équilibre. </w:t>
      </w:r>
    </w:p>
    <w:p w:rsidR="009748AA" w:rsidRDefault="009748AA" w:rsidP="0075662E">
      <w:pPr>
        <w:spacing w:after="0"/>
      </w:pPr>
      <w:r>
        <w:t>Pour mettre en évidence l’influence de la double dérivation Arc-Isère, nous avons réalisé 4 simulations différentes :</w:t>
      </w:r>
    </w:p>
    <w:p w:rsidR="009748AA" w:rsidRDefault="009748AA" w:rsidP="0075662E">
      <w:pPr>
        <w:pStyle w:val="Paragraphedeliste"/>
        <w:numPr>
          <w:ilvl w:val="0"/>
          <w:numId w:val="36"/>
        </w:numPr>
        <w:spacing w:after="0"/>
      </w:pPr>
      <w:r>
        <w:t>Pas de dérivation</w:t>
      </w:r>
    </w:p>
    <w:p w:rsidR="009748AA" w:rsidRDefault="009748AA" w:rsidP="009748AA">
      <w:pPr>
        <w:pStyle w:val="Paragraphedeliste"/>
        <w:numPr>
          <w:ilvl w:val="0"/>
          <w:numId w:val="36"/>
        </w:numPr>
      </w:pPr>
      <w:r>
        <w:t>Dérivation Arc-Isère uniquement</w:t>
      </w:r>
    </w:p>
    <w:p w:rsidR="009748AA" w:rsidRDefault="009748AA" w:rsidP="009748AA">
      <w:pPr>
        <w:pStyle w:val="Paragraphedeliste"/>
        <w:numPr>
          <w:ilvl w:val="0"/>
          <w:numId w:val="36"/>
        </w:numPr>
      </w:pPr>
      <w:r>
        <w:t>Dérivation Isère-Arc uniquement</w:t>
      </w:r>
    </w:p>
    <w:p w:rsidR="009748AA" w:rsidRDefault="009748AA" w:rsidP="009748AA">
      <w:pPr>
        <w:pStyle w:val="Paragraphedeliste"/>
        <w:numPr>
          <w:ilvl w:val="0"/>
          <w:numId w:val="36"/>
        </w:numPr>
      </w:pPr>
      <w:r>
        <w:t>Double dérivation</w:t>
      </w:r>
    </w:p>
    <w:p w:rsidR="002A1911" w:rsidRDefault="002A1911" w:rsidP="002A1911">
      <w:pPr>
        <w:ind w:left="360"/>
      </w:pPr>
      <w:r>
        <w:rPr>
          <w:noProof/>
          <w:lang w:eastAsia="fr-FR"/>
        </w:rPr>
        <w:lastRenderedPageBreak/>
        <w:drawing>
          <wp:anchor distT="0" distB="0" distL="114300" distR="114300" simplePos="0" relativeHeight="251709440" behindDoc="0" locked="0" layoutInCell="1" allowOverlap="1" wp14:anchorId="0FDBD109" wp14:editId="7EEF0548">
            <wp:simplePos x="0" y="0"/>
            <wp:positionH relativeFrom="column">
              <wp:posOffset>3250565</wp:posOffset>
            </wp:positionH>
            <wp:positionV relativeFrom="paragraph">
              <wp:posOffset>556260</wp:posOffset>
            </wp:positionV>
            <wp:extent cx="3664585" cy="332422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ébit_confl_Arc_deriv.emf"/>
                    <pic:cNvPicPr/>
                  </pic:nvPicPr>
                  <pic:blipFill rotWithShape="1">
                    <a:blip r:embed="rId23">
                      <a:extLst>
                        <a:ext uri="{28A0092B-C50C-407E-A947-70E740481C1C}">
                          <a14:useLocalDpi xmlns:a14="http://schemas.microsoft.com/office/drawing/2010/main" val="0"/>
                        </a:ext>
                      </a:extLst>
                    </a:blip>
                    <a:srcRect t="9463"/>
                    <a:stretch/>
                  </pic:blipFill>
                  <pic:spPr bwMode="auto">
                    <a:xfrm>
                      <a:off x="0" y="0"/>
                      <a:ext cx="3664585" cy="3324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706368" behindDoc="0" locked="0" layoutInCell="1" allowOverlap="1" wp14:anchorId="32AA9225" wp14:editId="54B55A00">
            <wp:simplePos x="0" y="0"/>
            <wp:positionH relativeFrom="column">
              <wp:posOffset>-394335</wp:posOffset>
            </wp:positionH>
            <wp:positionV relativeFrom="paragraph">
              <wp:posOffset>607060</wp:posOffset>
            </wp:positionV>
            <wp:extent cx="3669030" cy="328422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ébit_Isere_Grenoble_deriv.emf"/>
                    <pic:cNvPicPr/>
                  </pic:nvPicPr>
                  <pic:blipFill rotWithShape="1">
                    <a:blip r:embed="rId24">
                      <a:extLst>
                        <a:ext uri="{28A0092B-C50C-407E-A947-70E740481C1C}">
                          <a14:useLocalDpi xmlns:a14="http://schemas.microsoft.com/office/drawing/2010/main" val="0"/>
                        </a:ext>
                      </a:extLst>
                    </a:blip>
                    <a:srcRect t="10689"/>
                    <a:stretch/>
                  </pic:blipFill>
                  <pic:spPr bwMode="auto">
                    <a:xfrm>
                      <a:off x="0" y="0"/>
                      <a:ext cx="3669030" cy="3284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fr-FR"/>
        </w:rPr>
        <mc:AlternateContent>
          <mc:Choice Requires="wps">
            <w:drawing>
              <wp:anchor distT="0" distB="0" distL="114300" distR="114300" simplePos="0" relativeHeight="251711488" behindDoc="0" locked="0" layoutInCell="1" allowOverlap="1" wp14:anchorId="4C4A938E" wp14:editId="640B9B74">
                <wp:simplePos x="0" y="0"/>
                <wp:positionH relativeFrom="column">
                  <wp:posOffset>-394335</wp:posOffset>
                </wp:positionH>
                <wp:positionV relativeFrom="paragraph">
                  <wp:posOffset>3996055</wp:posOffset>
                </wp:positionV>
                <wp:extent cx="3669030" cy="635"/>
                <wp:effectExtent l="0" t="0" r="0" b="0"/>
                <wp:wrapSquare wrapText="bothSides"/>
                <wp:docPr id="7" name="Zone de texte 7"/>
                <wp:cNvGraphicFramePr/>
                <a:graphic xmlns:a="http://schemas.openxmlformats.org/drawingml/2006/main">
                  <a:graphicData uri="http://schemas.microsoft.com/office/word/2010/wordprocessingShape">
                    <wps:wsp>
                      <wps:cNvSpPr txBox="1"/>
                      <wps:spPr>
                        <a:xfrm>
                          <a:off x="0" y="0"/>
                          <a:ext cx="3669030" cy="635"/>
                        </a:xfrm>
                        <a:prstGeom prst="rect">
                          <a:avLst/>
                        </a:prstGeom>
                        <a:solidFill>
                          <a:prstClr val="white"/>
                        </a:solidFill>
                        <a:ln>
                          <a:noFill/>
                        </a:ln>
                        <a:effectLst/>
                      </wps:spPr>
                      <wps:txbx>
                        <w:txbxContent>
                          <w:p w:rsidR="00D24A8F" w:rsidRDefault="00D24A8F" w:rsidP="002A1911">
                            <w:pPr>
                              <w:pStyle w:val="Lgende"/>
                              <w:rPr>
                                <w:noProof/>
                              </w:rPr>
                            </w:pPr>
                            <w:r>
                              <w:t xml:space="preserve">Figure </w:t>
                            </w:r>
                            <w:fldSimple w:instr=" SEQ Figure \* ARABIC ">
                              <w:r>
                                <w:rPr>
                                  <w:noProof/>
                                </w:rPr>
                                <w:t>3</w:t>
                              </w:r>
                            </w:fldSimple>
                            <w:r>
                              <w:t xml:space="preserve"> : Graphe 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7" o:spid="_x0000_s1027" type="#_x0000_t202" style="position:absolute;left:0;text-align:left;margin-left:-31.05pt;margin-top:314.65pt;width:288.9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vbeJOAIAAHcEAAAOAAAAZHJzL2Uyb0RvYy54bWysVMFu2zAMvQ/YPwi6L04aLN2MOEWWIsOA oC2QDgV2U2Q5FiCLGqXE7r5+lGynW7fTsItCkdSj+R6Z5U3XGHZW6DXYgs8mU86UlVBqeyz418ft uw+c+SBsKQxYVfBn5fnN6u2bZetydQU1mFIhIxDr89YVvA7B5VnmZa0a4SfglKVgBdiIQFc8ZiWK ltAbk11Np4usBSwdglTek/e2D/JVwq8qJcN9VXkVmCk4fVtIJ6bzEM9stRT5EYWrtRw+Q/zDVzRC Wyp6gboVQbAT6j+gGi0RPFRhIqHJoKq0VKkH6mY2fdXNvhZOpV6IHO8uNPn/Byvvzg/IdFnwa86s aEiibyQUKxULqguKXUeKWudzytw7yg3dJ+hI6tHvyRk77yps4i/1xChOZD9fCCYkJsk5Xyw+TucU khRbzN9HjOzlqUMfPitoWDQKjqReIlWcdz70qWNKrOTB6HKrjYmXGNgYZGdBSre1DmoA/y3L2Jhr Ib7qAXuPSqMyVInd9l1FK3SHLhF06fgA5TMRgdBPk3dyq6n6TvjwIJDGhxqklQj3dFQG2oLDYHFW A/74mz/mk6oU5aylcSy4/34SqDgzXyzpHWd3NHA0DqNhT80GqO8ZLZuTyaQHGMxoVgjNE23KOlah kLCSahU8jOYm9EtBmybVep2SaEKdCDu7dzJCjyw/dk8C3aBRHJI7GAdV5K+k6nOTWG59CsR70jHy 2rNI+scLTXeahGET4/r8ek9ZL/8Xq58AAAD//wMAUEsDBBQABgAIAAAAIQBQ5ZG/3gAAAAgBAAAP AAAAZHJzL2Rvd25yZXYueG1sTI+xTsMwEIb3Sn0H61bUOknTAFGcClUwwFIRurC58TVOG58j22nL 22NYYLy7T/99f7W5mYFd0PnekoB0mQBDaq3qqROw/3hZPADzQZKSgyUU8IUeNvV8VslS2Su946UJ HYsh5EspQIcwlpz7VqORfmlHpHg7WmdkiKPruHLyGsPNwLMkKbiRPcUPWo641diem8kI2OWfO303 HZ/fnvKVe91P2+LUNULMZ8AC3sIfCT/u0RvqKHSwEynPBgGLIksjKqDIHlfAIrFO1/fADr+bHHhd 8f8F6m8AAAD//wMAUEsBAi0AFAAGAAgAAAAhALaDOJL+AAAA4QEAABMAAAAAAAAAAAAAAAAAAAAA AFtDb250ZW50X1R5cGVzXS54bWxQSwECLQAUAAYACAAAACEAOP0h/9YAAACUAQAACwAAAAAAAAAA AAAAAAAvAQAAX3JlbHMvLnJlbHNQSwECLQAUAAYACAAAACEAcr23iTgCAAB3BAAADgAAAAAAAAAA AAAAAAAuAgAAZHJzL2Uyb0RvYy54bWxQSwECLQAUAAYACAAAACEAUOWRv94AAAAIAQAADwAAAAAA AAAAAAAAAACSBAAAZHJzL2Rvd25yZXYueG1sUEsFBgAAAAAEAAQA8wAAAJ0FAAAAAA== " stroked="f">
                <v:textbox style="mso-fit-shape-to-text:t" inset="0,0,0,0">
                  <w:txbxContent>
                    <w:p w:rsidR="00D24A8F" w:rsidRDefault="00D24A8F" w:rsidP="002A1911">
                      <w:pPr>
                        <w:pStyle w:val="Lgende"/>
                        <w:rPr>
                          <w:noProof/>
                        </w:rPr>
                      </w:pPr>
                      <w:r>
                        <w:t xml:space="preserve">Figure </w:t>
                      </w:r>
                      <w:fldSimple w:instr=" SEQ Figure \* ARABIC ">
                        <w:r>
                          <w:rPr>
                            <w:noProof/>
                          </w:rPr>
                          <w:t>3</w:t>
                        </w:r>
                      </w:fldSimple>
                      <w:r>
                        <w:t xml:space="preserve"> : Graphe x</w:t>
                      </w:r>
                    </w:p>
                  </w:txbxContent>
                </v:textbox>
                <w10:wrap type="square"/>
              </v:shape>
            </w:pict>
          </mc:Fallback>
        </mc:AlternateContent>
      </w:r>
      <w:r>
        <w:rPr>
          <w:noProof/>
          <w:lang w:eastAsia="fr-FR"/>
        </w:rPr>
        <mc:AlternateContent>
          <mc:Choice Requires="wps">
            <w:drawing>
              <wp:anchor distT="0" distB="0" distL="114300" distR="114300" simplePos="0" relativeHeight="251713536" behindDoc="0" locked="0" layoutInCell="1" allowOverlap="1" wp14:anchorId="2C57AE6C" wp14:editId="3ACB33AF">
                <wp:simplePos x="0" y="0"/>
                <wp:positionH relativeFrom="column">
                  <wp:posOffset>3204210</wp:posOffset>
                </wp:positionH>
                <wp:positionV relativeFrom="paragraph">
                  <wp:posOffset>3985895</wp:posOffset>
                </wp:positionV>
                <wp:extent cx="3664585" cy="635"/>
                <wp:effectExtent l="0" t="0" r="0" b="0"/>
                <wp:wrapSquare wrapText="bothSides"/>
                <wp:docPr id="10" name="Zone de texte 10"/>
                <wp:cNvGraphicFramePr/>
                <a:graphic xmlns:a="http://schemas.openxmlformats.org/drawingml/2006/main">
                  <a:graphicData uri="http://schemas.microsoft.com/office/word/2010/wordprocessingShape">
                    <wps:wsp>
                      <wps:cNvSpPr txBox="1"/>
                      <wps:spPr>
                        <a:xfrm>
                          <a:off x="0" y="0"/>
                          <a:ext cx="3664585" cy="635"/>
                        </a:xfrm>
                        <a:prstGeom prst="rect">
                          <a:avLst/>
                        </a:prstGeom>
                        <a:solidFill>
                          <a:prstClr val="white"/>
                        </a:solidFill>
                        <a:ln>
                          <a:noFill/>
                        </a:ln>
                        <a:effectLst/>
                      </wps:spPr>
                      <wps:txbx>
                        <w:txbxContent>
                          <w:p w:rsidR="00D24A8F" w:rsidRDefault="00D24A8F" w:rsidP="002A1911">
                            <w:pPr>
                              <w:pStyle w:val="Lgende"/>
                              <w:rPr>
                                <w:noProof/>
                              </w:rPr>
                            </w:pPr>
                            <w:r>
                              <w:t xml:space="preserve">Figure </w:t>
                            </w:r>
                            <w:fldSimple w:instr=" SEQ Figure \* ARABIC ">
                              <w:r>
                                <w:rPr>
                                  <w:noProof/>
                                </w:rPr>
                                <w:t>4</w:t>
                              </w:r>
                            </w:fldSimple>
                            <w:r>
                              <w:t xml:space="preserve"> : Graphe 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10" o:spid="_x0000_s1028" type="#_x0000_t202" style="position:absolute;left:0;text-align:left;margin-left:252.3pt;margin-top:313.85pt;width:288.5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OpidOQIAAHkEAAAOAAAAZHJzL2Uyb0RvYy54bWysVFFv2jAQfp+0/2D5fQToQFVEqBgV0yTU VqJTpb0ZxyGRbJ93NiTs1+/sELp1e5r2Ys535+9y33fH4q4zmp0U+gZswSejMWfKSigbeyj41+fN h1vOfBC2FBqsKvhZeX63fP9u0bpcTaEGXSpkBGJ93rqC1yG4PMu8rJURfgROWQpWgEYEuuIhK1G0 hG50Nh2P51kLWDoEqbwn730f5MuEX1VKhseq8iowXXD6tpBOTOc+ntlyIfIDClc38vIZ4h++wojG UtEr1L0Igh2x+QPKNBLBQxVGEkwGVdVIlXqgbibjN93sauFU6oXI8e5Kk/9/sPLh9ISsKUk7oscK Qxp9I6VYqVhQXVCM/ERS63xOuTtH2aH7BB09GPyenLH3rkITf6krRnHCO18pJigmyXkzn3+c3c44 kxSb38wiRvb61KEPnxUYFo2CI+mXaBWnrQ996pASK3nQTblptI6XGFhrZCdBWrd1E9QF/LcsbWOu hfiqB+w9Kg3LpUrstu8qWqHbd4mi6dDxHsozEYHQz5N3ctNQ9a3w4UkgDRD1TksRHumoNLQFh4vF WQ3442/+mE+6UpSzlgay4P77UaDiTH+xpHic3sHAwdgPhj2aNVDfE1o3J5NJDzDowawQzAvtyipW oZCwkmoVPAzmOvRrQbsm1WqVkmhGnQhbu3MyQg8sP3cvAt1FozglDzCMqsjfSNXnJrHc6hiI96Rj 5LVnkfSPF5rvNAmXXYwL9Os9Zb3+Yyx/AgAA//8DAFBLAwQUAAYACAAAACEAqCT1d90AAAAJAQAA DwAAAGRycy9kb3ducmV2LnhtbEyPPU/DMBCG90r9D9atiNotIY2iOBWqYIClInRhc+NrHIjPke20 5d/jstDtPh6991y1udiBndCH3pGE5UIAQ2qd7qmTsP94uS+AhahIq8ERSvjBAJt6PqtUqd2Z3vHU xI6lEAqlkmBiHEvOQ2vQqrBwI1LaHZ23KqbWd1x7dU7hduArIXJuVU/pglEjbg22381kJeyyz525 m47Pb0/Zg3/dT9v8q2uknM+ARbzEfxKu7skb6iR0cBPpwAYJjyLLEyohX63XwK6EKJapOvyNCuB1 xW8/qH8BAAD//wMAUEsBAi0AFAAGAAgAAAAhALaDOJL+AAAA4QEAABMAAAAAAAAAAAAAAAAAAAAA AFtDb250ZW50X1R5cGVzXS54bWxQSwECLQAUAAYACAAAACEAOP0h/9YAAACUAQAACwAAAAAAAAAA AAAAAAAvAQAAX3JlbHMvLnJlbHNQSwECLQAUAAYACAAAACEABzqYnTkCAAB5BAAADgAAAAAAAAAA AAAAAAAuAgAAZHJzL2Uyb0RvYy54bWxQSwECLQAUAAYACAAAACEAqCT1d90AAAAJAQAADwAAAAAA AAAAAAAAAACTBAAAZHJzL2Rvd25yZXYueG1sUEsFBgAAAAAEAAQA8wAAAJ0FAAAAAA== " stroked="f">
                <v:textbox style="mso-fit-shape-to-text:t" inset="0,0,0,0">
                  <w:txbxContent>
                    <w:p w:rsidR="00D24A8F" w:rsidRDefault="00D24A8F" w:rsidP="002A1911">
                      <w:pPr>
                        <w:pStyle w:val="Lgende"/>
                        <w:rPr>
                          <w:noProof/>
                        </w:rPr>
                      </w:pPr>
                      <w:r>
                        <w:t xml:space="preserve">Figure </w:t>
                      </w:r>
                      <w:fldSimple w:instr=" SEQ Figure \* ARABIC ">
                        <w:r>
                          <w:rPr>
                            <w:noProof/>
                          </w:rPr>
                          <w:t>4</w:t>
                        </w:r>
                      </w:fldSimple>
                      <w:r>
                        <w:t xml:space="preserve"> : Graphe y</w:t>
                      </w:r>
                    </w:p>
                  </w:txbxContent>
                </v:textbox>
                <w10:wrap type="square"/>
              </v:shape>
            </w:pict>
          </mc:Fallback>
        </mc:AlternateContent>
      </w:r>
      <w:r w:rsidR="0086345E">
        <w:t xml:space="preserve">Les graphes ci-dessous montrent les effets de la </w:t>
      </w:r>
      <w:r w:rsidR="00A415A2">
        <w:t xml:space="preserve">double </w:t>
      </w:r>
      <w:r w:rsidR="0086345E">
        <w:t xml:space="preserve">dérivation sur </w:t>
      </w:r>
      <w:r w:rsidR="00514038">
        <w:t>l’Arc et l’Isère</w:t>
      </w:r>
      <w:r w:rsidR="00BD14A2">
        <w:t xml:space="preserve"> en différents points du bassin versant de l’Isère à Grenoble.</w:t>
      </w:r>
      <w:r>
        <w:t xml:space="preserve"> </w:t>
      </w:r>
    </w:p>
    <w:p w:rsidR="00C27032" w:rsidRDefault="00A415A2" w:rsidP="002A1911">
      <w:r>
        <w:t xml:space="preserve">Le graphe </w:t>
      </w:r>
      <w:r w:rsidRPr="00A415A2">
        <w:rPr>
          <w:highlight w:val="red"/>
        </w:rPr>
        <w:t>X</w:t>
      </w:r>
      <w:r>
        <w:t xml:space="preserve"> représente</w:t>
      </w:r>
      <w:r w:rsidR="00514038">
        <w:t xml:space="preserve"> le débit de l’Isère à Grenoble pour </w:t>
      </w:r>
      <w:r w:rsidR="009748AA">
        <w:t>l’</w:t>
      </w:r>
      <w:r>
        <w:t xml:space="preserve">ensemble des simulations. Tous les graphes sont </w:t>
      </w:r>
      <w:r w:rsidR="00A13FB1">
        <w:t xml:space="preserve">quasiment </w:t>
      </w:r>
      <w:r>
        <w:t>superposés, la dérivation n’a donc pas d’influence à l’exutoire du bassin.</w:t>
      </w:r>
      <w:r w:rsidR="00BD14A2">
        <w:t xml:space="preserve"> En effet, </w:t>
      </w:r>
      <w:r w:rsidR="00234CD6">
        <w:t xml:space="preserve">la dérivation, telle qu’implémentée dans le modèle du Rhône, est un transfert d’eau d’un point A à un point B sans prise en compte d’un éventuel délai d’acheminement. </w:t>
      </w:r>
      <w:r w:rsidR="00011A5B">
        <w:t>De plus, le transfert d’eau est opéré à la fin du pas de t</w:t>
      </w:r>
      <w:r w:rsidR="003A6002">
        <w:t xml:space="preserve">emps. Ainsi, si le transfert d’eau est </w:t>
      </w:r>
      <w:proofErr w:type="gramStart"/>
      <w:r w:rsidR="003A6002">
        <w:t>réalisé</w:t>
      </w:r>
      <w:proofErr w:type="gramEnd"/>
      <w:r w:rsidR="003A6002">
        <w:t xml:space="preserve"> à la fin du pas de temps t, les volumes dérivés seront ôtés</w:t>
      </w:r>
      <w:r w:rsidR="00F66BF4">
        <w:t xml:space="preserve"> ou</w:t>
      </w:r>
      <w:r w:rsidR="003A6002">
        <w:t xml:space="preserve"> appliqués au pas de temps t+1 aux brins concernés. Le module de routage du modèle procède en suivant la topologie du bassin versant. Les brins amont présenteront donc un déficit d’eau</w:t>
      </w:r>
      <w:r w:rsidR="00F66BF4">
        <w:t xml:space="preserve"> là où l’eau aura été prélevée</w:t>
      </w:r>
      <w:r w:rsidR="003A6002">
        <w:t xml:space="preserve"> qui sera comblé à l’aval de la dérivation Arc-Isère. </w:t>
      </w:r>
    </w:p>
    <w:p w:rsidR="00241B45" w:rsidRDefault="00C27032" w:rsidP="00F66BF4">
      <w:r>
        <w:t xml:space="preserve">Le graphe </w:t>
      </w:r>
      <w:r w:rsidRPr="00CB0F43">
        <w:rPr>
          <w:highlight w:val="red"/>
        </w:rPr>
        <w:t>Y</w:t>
      </w:r>
      <w:r>
        <w:t xml:space="preserve"> représente le débit de l’Arc à sa confluence avec l’Isère. On observe que le débit est moins important pour la simulation avec uniquement la dérivation Arc-Isère. Cette dérivation envoie une quantité d’eau définie par la fonction </w:t>
      </w:r>
      <w:proofErr w:type="gramStart"/>
      <w:r>
        <w:t>objectif</w:t>
      </w:r>
      <w:proofErr w:type="gramEnd"/>
      <w:r>
        <w:t xml:space="preserve"> de l’Arc vers l’Isère et le débit est donc au niveau de la co</w:t>
      </w:r>
      <w:r w:rsidR="00F66BF4">
        <w:t xml:space="preserve">nfluence de l’Arc avec l’Isère. </w:t>
      </w:r>
      <w:r w:rsidR="00241B45">
        <w:t xml:space="preserve">Les </w:t>
      </w:r>
      <w:r w:rsidR="00011A5B">
        <w:t>conclusions tirées</w:t>
      </w:r>
      <w:r w:rsidR="00241B45">
        <w:t xml:space="preserve"> de la carte </w:t>
      </w:r>
      <w:r w:rsidR="00241B45" w:rsidRPr="00241B45">
        <w:rPr>
          <w:highlight w:val="red"/>
        </w:rPr>
        <w:t>Z</w:t>
      </w:r>
      <w:r w:rsidR="00241B45">
        <w:t xml:space="preserve"> quant à l’influence de la double dérivation sur l’Arc sont confirmés par ce graphe. La quantité d’eau dérivée de l’Isère vers l’Arc est légèrement supérieure à celle dérivée de l’Arc vers l’Isère. En effet, on peut voir que le débit est légèrement supérieur à la confluence de l’Arc avec l’Isère pour la simulation avec la double dérivation par rapport à </w:t>
      </w:r>
      <w:r w:rsidR="0075662E">
        <w:t xml:space="preserve">la simulation sans dérivation. </w:t>
      </w:r>
    </w:p>
    <w:p w:rsidR="00F82F96" w:rsidRDefault="005A6722" w:rsidP="00F66BF4">
      <w:r>
        <w:t>Ainsi, la double-dérivation Arc – Isère ne présente un impact sur le débit d</w:t>
      </w:r>
      <w:r w:rsidR="00011A5B">
        <w:t>e c</w:t>
      </w:r>
      <w:r>
        <w:t>es 2 rivières qu’entre les points de prélèvements et le point de rejet de la dérivation Arc-Isère.</w:t>
      </w:r>
    </w:p>
    <w:p w:rsidR="00B47BDC" w:rsidRDefault="00C52296" w:rsidP="005E35A6">
      <w:pPr>
        <w:pStyle w:val="Titre2"/>
      </w:pPr>
      <w:bookmarkStart w:id="95" w:name="_Toc430166140"/>
      <w:r>
        <w:t>I</w:t>
      </w:r>
      <w:r w:rsidR="00B47BDC">
        <w:t>rrigation</w:t>
      </w:r>
      <w:bookmarkEnd w:id="95"/>
    </w:p>
    <w:p w:rsidR="00686DBA" w:rsidRDefault="00686DBA" w:rsidP="00686DBA">
      <w:pPr>
        <w:pStyle w:val="Titre3"/>
      </w:pPr>
      <w:bookmarkStart w:id="96" w:name="_Toc430166141"/>
      <w:r>
        <w:t xml:space="preserve">Principe et </w:t>
      </w:r>
      <w:commentRangeStart w:id="97"/>
      <w:r>
        <w:t>implémentation</w:t>
      </w:r>
      <w:bookmarkEnd w:id="96"/>
      <w:commentRangeEnd w:id="97"/>
      <w:r w:rsidR="0051516E">
        <w:rPr>
          <w:rStyle w:val="Marquedecommentaire"/>
          <w:rFonts w:asciiTheme="minorHAnsi" w:eastAsiaTheme="minorEastAsia" w:hAnsiTheme="minorHAnsi" w:cstheme="minorBidi"/>
          <w:b w:val="0"/>
          <w:bCs w:val="0"/>
          <w:color w:val="auto"/>
        </w:rPr>
        <w:commentReference w:id="97"/>
      </w:r>
    </w:p>
    <w:p w:rsidR="00C52296" w:rsidRDefault="0080459A" w:rsidP="00C52296">
      <w:r>
        <w:t xml:space="preserve">Dans le but de représenter l’influence des usages sur la ressource en eau, nous avons développé, au sein de la plateforme JAMS, un </w:t>
      </w:r>
      <w:r w:rsidR="00A17AA8">
        <w:t>outil permettant de simuler</w:t>
      </w:r>
      <w:r>
        <w:t xml:space="preserve"> </w:t>
      </w:r>
      <w:r w:rsidR="00A17AA8">
        <w:t>l</w:t>
      </w:r>
      <w:r>
        <w:t xml:space="preserve">’irrigation. </w:t>
      </w:r>
      <w:r w:rsidR="00C52296">
        <w:t xml:space="preserve">Dans le précédent rapport, l’outil existant développé </w:t>
      </w:r>
      <w:r w:rsidR="00C52296">
        <w:lastRenderedPageBreak/>
        <w:t>par l’université de Jena avait été présenté. Le mode de calcul n’étant pas compatible avec notre modèle, un nouveau composant a dû être créé.</w:t>
      </w:r>
    </w:p>
    <w:p w:rsidR="00B375A9" w:rsidRDefault="0080459A" w:rsidP="00C52296">
      <w:r>
        <w:t>Le</w:t>
      </w:r>
      <w:r w:rsidR="00292F1F">
        <w:t xml:space="preserve"> module d’irrigation </w:t>
      </w:r>
      <w:r w:rsidR="001D39F5">
        <w:t>travaille</w:t>
      </w:r>
      <w:r w:rsidR="00292F1F">
        <w:t xml:space="preserve"> à </w:t>
      </w:r>
      <w:r w:rsidR="002D3008">
        <w:t xml:space="preserve">2 </w:t>
      </w:r>
      <w:r w:rsidR="00292F1F">
        <w:t>échelles</w:t>
      </w:r>
      <w:ins w:id="98" w:author="Isabelle Gouttevin" w:date="2015-09-18T14:55:00Z">
        <w:r w:rsidR="00F541E3">
          <w:t>, avec les étapes suivantes</w:t>
        </w:r>
      </w:ins>
      <w:r w:rsidR="00B375A9">
        <w:t> :</w:t>
      </w:r>
    </w:p>
    <w:p w:rsidR="002D3008" w:rsidRPr="00325EB4" w:rsidRDefault="002D3008" w:rsidP="000C4D9E">
      <w:pPr>
        <w:pStyle w:val="Paragraphedeliste"/>
        <w:numPr>
          <w:ilvl w:val="0"/>
          <w:numId w:val="36"/>
        </w:numPr>
        <w:spacing w:before="240"/>
        <w:rPr>
          <w:b/>
          <w:rPrChange w:id="99" w:author="Isabelle Gouttevin" w:date="2015-09-18T15:23:00Z">
            <w:rPr/>
          </w:rPrChange>
        </w:rPr>
      </w:pPr>
      <w:r w:rsidRPr="00325EB4">
        <w:rPr>
          <w:b/>
          <w:rPrChange w:id="100" w:author="Isabelle Gouttevin" w:date="2015-09-18T15:23:00Z">
            <w:rPr/>
          </w:rPrChange>
        </w:rPr>
        <w:t>A l’échelle de la HRU irriguée</w:t>
      </w:r>
    </w:p>
    <w:p w:rsidR="00650684" w:rsidRDefault="00B375A9" w:rsidP="009A7FDE">
      <w:pPr>
        <w:pStyle w:val="Paragraphedeliste"/>
        <w:numPr>
          <w:ilvl w:val="1"/>
          <w:numId w:val="36"/>
        </w:numPr>
        <w:spacing w:before="240"/>
      </w:pPr>
      <w:r>
        <w:t>Etablir si la HRU</w:t>
      </w:r>
      <w:ins w:id="101" w:author="Isabelle Gouttevin" w:date="2015-09-18T15:15:00Z">
        <w:r w:rsidR="00325EB4">
          <w:t xml:space="preserve"> </w:t>
        </w:r>
      </w:ins>
      <w:del w:id="102" w:author="Isabelle Gouttevin" w:date="2015-09-18T15:15:00Z">
        <w:r w:rsidDel="00325EB4">
          <w:delText xml:space="preserve"> </w:delText>
        </w:r>
      </w:del>
      <w:ins w:id="103" w:author="Isabelle Gouttevin" w:date="2015-09-18T15:15:00Z">
        <w:r w:rsidR="00325EB4">
          <w:t xml:space="preserve">doit être irriguée </w:t>
        </w:r>
      </w:ins>
      <w:del w:id="104" w:author="Isabelle Gouttevin" w:date="2015-09-18T15:15:00Z">
        <w:r w:rsidDel="00325EB4">
          <w:delText>est en état de stress</w:delText>
        </w:r>
        <w:r w:rsidR="007553B1" w:rsidDel="00325EB4">
          <w:delText xml:space="preserve"> </w:delText>
        </w:r>
      </w:del>
      <w:r w:rsidR="00A17AA8">
        <w:t xml:space="preserve">: à chaque pas de temps, le rapport </w:t>
      </w:r>
      <m:oMath>
        <m:f>
          <m:fPr>
            <m:ctrlPr>
              <w:rPr>
                <w:rFonts w:ascii="Cambria Math" w:hAnsi="Cambria Math"/>
                <w:i/>
              </w:rPr>
            </m:ctrlPr>
          </m:fPr>
          <m:num>
            <m:sSub>
              <m:sSubPr>
                <m:ctrlPr>
                  <w:rPr>
                    <w:rFonts w:ascii="Cambria Math" w:hAnsi="Cambria Math"/>
                    <w:i/>
                  </w:rPr>
                </m:ctrlPr>
              </m:sSubPr>
              <m:e>
                <m:r>
                  <w:rPr>
                    <w:rFonts w:ascii="Cambria Math" w:hAnsi="Cambria Math"/>
                  </w:rPr>
                  <m:t>ET</m:t>
                </m:r>
              </m:e>
              <m:sub>
                <m:r>
                  <w:rPr>
                    <w:rFonts w:ascii="Cambria Math" w:hAnsi="Cambria Math"/>
                  </w:rPr>
                  <m:t>réelle</m:t>
                </m:r>
              </m:sub>
            </m:sSub>
          </m:num>
          <m:den>
            <m:sSub>
              <m:sSubPr>
                <m:ctrlPr>
                  <w:rPr>
                    <w:rFonts w:ascii="Cambria Math" w:hAnsi="Cambria Math"/>
                    <w:i/>
                  </w:rPr>
                </m:ctrlPr>
              </m:sSubPr>
              <m:e>
                <m:r>
                  <w:rPr>
                    <w:rFonts w:ascii="Cambria Math" w:hAnsi="Cambria Math"/>
                  </w:rPr>
                  <m:t>ET</m:t>
                </m:r>
              </m:e>
              <m:sub>
                <m:r>
                  <w:rPr>
                    <w:rFonts w:ascii="Cambria Math" w:hAnsi="Cambria Math"/>
                  </w:rPr>
                  <m:t>max</m:t>
                </m:r>
              </m:sub>
            </m:sSub>
          </m:den>
        </m:f>
      </m:oMath>
      <w:r w:rsidR="00A17AA8">
        <w:t xml:space="preserve"> </w:t>
      </w:r>
      <w:r w:rsidR="007553B1">
        <w:t xml:space="preserve"> est</w:t>
      </w:r>
      <w:r w:rsidR="00A17AA8">
        <w:t xml:space="preserve"> calculé pour chaque HRU</w:t>
      </w:r>
      <w:r w:rsidR="000C4D9E">
        <w:t xml:space="preserve"> (avec </w:t>
      </w:r>
      <w:proofErr w:type="spellStart"/>
      <w:r w:rsidR="000C4D9E">
        <w:t>ET</w:t>
      </w:r>
      <w:r w:rsidR="000C4D9E">
        <w:rPr>
          <w:vertAlign w:val="subscript"/>
        </w:rPr>
        <w:t>réelle</w:t>
      </w:r>
      <w:proofErr w:type="spellEnd"/>
      <w:r w:rsidR="000C4D9E">
        <w:t xml:space="preserve">, l’évapotranspiration réelle et </w:t>
      </w:r>
      <w:proofErr w:type="spellStart"/>
      <w:r w:rsidR="000C4D9E">
        <w:t>ET</w:t>
      </w:r>
      <w:r w:rsidR="000C4D9E">
        <w:rPr>
          <w:vertAlign w:val="subscript"/>
        </w:rPr>
        <w:t>max</w:t>
      </w:r>
      <w:proofErr w:type="spellEnd"/>
      <w:r w:rsidR="000C4D9E">
        <w:t>, l’évapotranspiration maximale)</w:t>
      </w:r>
      <w:r w:rsidR="00A17AA8">
        <w:t xml:space="preserve">. Si ce rapport est inférieur à une valeur seuil </w:t>
      </w:r>
      <w:r w:rsidR="001D39F5">
        <w:t>fixée dans les paramètres du modèle</w:t>
      </w:r>
      <w:ins w:id="105" w:author="Isabelle Gouttevin" w:date="2015-09-18T15:15:00Z">
        <w:r w:rsidR="00325EB4">
          <w:t xml:space="preserve"> (actuellement 0.9)</w:t>
        </w:r>
      </w:ins>
      <w:r w:rsidR="00A17AA8">
        <w:t xml:space="preserve">, </w:t>
      </w:r>
      <w:del w:id="106" w:author="Isabelle Gouttevin" w:date="2015-09-18T15:15:00Z">
        <w:r w:rsidR="00A17AA8" w:rsidDel="00325EB4">
          <w:delText>alors</w:delText>
        </w:r>
      </w:del>
      <w:r w:rsidR="00A17AA8">
        <w:t xml:space="preserve"> la HRU </w:t>
      </w:r>
      <w:del w:id="107" w:author="Isabelle Gouttevin" w:date="2015-09-18T15:16:00Z">
        <w:r w:rsidR="00A17AA8" w:rsidDel="00325EB4">
          <w:delText xml:space="preserve">sera </w:delText>
        </w:r>
      </w:del>
      <w:ins w:id="108" w:author="Isabelle Gouttevin" w:date="2015-09-18T15:16:00Z">
        <w:r w:rsidR="00325EB4">
          <w:t xml:space="preserve">est considérée </w:t>
        </w:r>
      </w:ins>
      <w:r w:rsidR="00A17AA8">
        <w:t xml:space="preserve">en stress hydrique et un besoin en eau d’irrigation </w:t>
      </w:r>
      <w:del w:id="109" w:author="Isabelle Gouttevin" w:date="2015-09-18T15:16:00Z">
        <w:r w:rsidR="00A17AA8" w:rsidDel="00325EB4">
          <w:delText xml:space="preserve">sera </w:delText>
        </w:r>
      </w:del>
      <w:ins w:id="110" w:author="Isabelle Gouttevin" w:date="2015-09-18T15:16:00Z">
        <w:r w:rsidR="00325EB4">
          <w:t>est</w:t>
        </w:r>
        <w:r w:rsidR="00325EB4">
          <w:t xml:space="preserve"> </w:t>
        </w:r>
      </w:ins>
      <w:r w:rsidR="00A17AA8">
        <w:t>calculé</w:t>
      </w:r>
      <w:r w:rsidR="001D39F5">
        <w:t xml:space="preserve"> pour celle-ci</w:t>
      </w:r>
      <w:r w:rsidR="00A17AA8">
        <w:t xml:space="preserve">. </w:t>
      </w:r>
    </w:p>
    <w:p w:rsidR="00D24A8F" w:rsidRDefault="002D3008" w:rsidP="002D3008">
      <w:pPr>
        <w:pStyle w:val="Paragraphedeliste"/>
        <w:numPr>
          <w:ilvl w:val="1"/>
          <w:numId w:val="36"/>
        </w:numPr>
        <w:rPr>
          <w:ins w:id="111" w:author="Isabelle Gouttevin" w:date="2015-09-18T14:49:00Z"/>
        </w:rPr>
      </w:pPr>
      <w:commentRangeStart w:id="112"/>
      <w:del w:id="113" w:author="Isabelle Gouttevin" w:date="2015-09-18T14:57:00Z">
        <w:r w:rsidDel="00F541E3">
          <w:delText xml:space="preserve">Calculer les besoins en eau : </w:delText>
        </w:r>
      </w:del>
    </w:p>
    <w:p w:rsidR="002D3008" w:rsidRDefault="00D24A8F" w:rsidP="002D3008">
      <w:pPr>
        <w:pStyle w:val="Paragraphedeliste"/>
        <w:numPr>
          <w:ilvl w:val="1"/>
          <w:numId w:val="36"/>
        </w:numPr>
      </w:pPr>
      <w:ins w:id="114" w:author="Isabelle Gouttevin" w:date="2015-09-18T14:49:00Z">
        <w:r>
          <w:t xml:space="preserve">Calculer </w:t>
        </w:r>
      </w:ins>
      <w:ins w:id="115" w:author="Isabelle Gouttevin" w:date="2015-09-18T14:57:00Z">
        <w:r w:rsidR="00F541E3">
          <w:t xml:space="preserve">la dose d’irrigation, </w:t>
        </w:r>
      </w:ins>
      <w:ins w:id="116" w:author="Isabelle Gouttevin" w:date="2015-09-18T15:16:00Z">
        <w:r w:rsidR="00325EB4">
          <w:t>nécessaire à combler le besoin en eau des plantes</w:t>
        </w:r>
      </w:ins>
      <w:ins w:id="117" w:author="Isabelle Gouttevin" w:date="2015-09-18T14:49:00Z">
        <w:r>
          <w:t xml:space="preserve"> : </w:t>
        </w:r>
      </w:ins>
      <w:r w:rsidR="002D3008">
        <w:t xml:space="preserve">selon les types d’irrigation, les doses appliquées ne sont pas les mêmes. En effet, l’efficacité </w:t>
      </w:r>
      <w:r>
        <w:t>des techniques d’irrigation est</w:t>
      </w:r>
      <w:r w:rsidR="002D3008">
        <w:t xml:space="preserve"> variables (Tableau </w:t>
      </w:r>
      <w:r w:rsidR="002D3008" w:rsidRPr="00633648">
        <w:rPr>
          <w:highlight w:val="red"/>
        </w:rPr>
        <w:t>1</w:t>
      </w:r>
      <w:r w:rsidR="002D3008">
        <w:t xml:space="preserve">). </w:t>
      </w:r>
      <w:commentRangeEnd w:id="112"/>
      <w:r>
        <w:rPr>
          <w:rStyle w:val="Marquedecommentaire"/>
        </w:rPr>
        <w:commentReference w:id="112"/>
      </w:r>
    </w:p>
    <w:p w:rsidR="002D3008" w:rsidRDefault="002D3008" w:rsidP="0045428C">
      <w:pPr>
        <w:pStyle w:val="Lgende"/>
        <w:keepNext/>
        <w:ind w:left="1418"/>
        <w:jc w:val="left"/>
      </w:pPr>
      <w:r>
        <w:t xml:space="preserve">Tableau </w:t>
      </w:r>
      <w:fldSimple w:instr=" SEQ Tableau \* ARABIC ">
        <w:r w:rsidR="000F43AE">
          <w:rPr>
            <w:noProof/>
          </w:rPr>
          <w:t>1</w:t>
        </w:r>
      </w:fldSimple>
      <w:r>
        <w:t xml:space="preserve"> : Efficacité des systèmes d'irrigation</w:t>
      </w:r>
      <w:r>
        <w:rPr>
          <w:rStyle w:val="Appelnotedebasdep"/>
        </w:rPr>
        <w:footnoteReference w:id="4"/>
      </w:r>
    </w:p>
    <w:tbl>
      <w:tblPr>
        <w:tblW w:w="7500"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5"/>
        <w:gridCol w:w="3945"/>
      </w:tblGrid>
      <w:tr w:rsidR="002D3008" w:rsidRPr="007553B1" w:rsidTr="0045428C">
        <w:trPr>
          <w:tblCellSpacing w:w="7" w:type="dxa"/>
          <w:jc w:val="center"/>
        </w:trPr>
        <w:tc>
          <w:tcPr>
            <w:tcW w:w="0" w:type="auto"/>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Technique d’Irrigation</w:t>
            </w:r>
          </w:p>
        </w:tc>
        <w:tc>
          <w:tcPr>
            <w:tcW w:w="0" w:type="auto"/>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Efficacité potentielle (%)</w:t>
            </w:r>
          </w:p>
        </w:tc>
      </w:tr>
      <w:tr w:rsidR="002D3008" w:rsidRPr="007553B1" w:rsidTr="0045428C">
        <w:trPr>
          <w:tblCellSpacing w:w="7" w:type="dxa"/>
          <w:jc w:val="center"/>
        </w:trPr>
        <w:tc>
          <w:tcPr>
            <w:tcW w:w="0" w:type="auto"/>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Inondation</w:t>
            </w:r>
          </w:p>
        </w:tc>
        <w:tc>
          <w:tcPr>
            <w:tcW w:w="0" w:type="auto"/>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40-50</w:t>
            </w:r>
          </w:p>
        </w:tc>
      </w:tr>
      <w:tr w:rsidR="002D3008" w:rsidRPr="007553B1" w:rsidTr="0045428C">
        <w:trPr>
          <w:tblCellSpacing w:w="7" w:type="dxa"/>
          <w:jc w:val="center"/>
        </w:trPr>
        <w:tc>
          <w:tcPr>
            <w:tcW w:w="0" w:type="auto"/>
            <w:shd w:val="clear" w:color="auto" w:fill="FFFF00"/>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Ruissellement</w:t>
            </w:r>
          </w:p>
        </w:tc>
        <w:tc>
          <w:tcPr>
            <w:tcW w:w="0" w:type="auto"/>
            <w:shd w:val="clear" w:color="auto" w:fill="FFFF00"/>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55-70</w:t>
            </w:r>
          </w:p>
        </w:tc>
      </w:tr>
      <w:tr w:rsidR="002D3008" w:rsidRPr="007553B1" w:rsidTr="0045428C">
        <w:trPr>
          <w:tblCellSpacing w:w="7" w:type="dxa"/>
          <w:jc w:val="center"/>
        </w:trPr>
        <w:tc>
          <w:tcPr>
            <w:tcW w:w="0" w:type="auto"/>
            <w:tcBorders>
              <w:bottom w:val="single" w:sz="4" w:space="0" w:color="auto"/>
            </w:tcBorders>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Arroseur rotatif</w:t>
            </w:r>
          </w:p>
        </w:tc>
        <w:tc>
          <w:tcPr>
            <w:tcW w:w="0" w:type="auto"/>
            <w:tcBorders>
              <w:bottom w:val="single" w:sz="4" w:space="0" w:color="auto"/>
            </w:tcBorders>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65-80</w:t>
            </w:r>
          </w:p>
        </w:tc>
      </w:tr>
      <w:tr w:rsidR="002D3008" w:rsidRPr="007553B1" w:rsidTr="0045428C">
        <w:trPr>
          <w:tblCellSpacing w:w="7" w:type="dxa"/>
          <w:jc w:val="center"/>
        </w:trPr>
        <w:tc>
          <w:tcPr>
            <w:tcW w:w="0" w:type="auto"/>
            <w:shd w:val="clear" w:color="auto" w:fill="FFFF00"/>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Canon d’arrosage</w:t>
            </w:r>
          </w:p>
        </w:tc>
        <w:tc>
          <w:tcPr>
            <w:tcW w:w="0" w:type="auto"/>
            <w:tcBorders>
              <w:bottom w:val="single" w:sz="4" w:space="0" w:color="auto"/>
            </w:tcBorders>
            <w:shd w:val="clear" w:color="auto" w:fill="FFFF00"/>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60-65</w:t>
            </w:r>
          </w:p>
        </w:tc>
      </w:tr>
      <w:tr w:rsidR="002D3008" w:rsidRPr="007553B1" w:rsidTr="0045428C">
        <w:trPr>
          <w:tblCellSpacing w:w="7" w:type="dxa"/>
          <w:jc w:val="center"/>
        </w:trPr>
        <w:tc>
          <w:tcPr>
            <w:tcW w:w="0" w:type="auto"/>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Goutteurs</w:t>
            </w:r>
          </w:p>
        </w:tc>
        <w:tc>
          <w:tcPr>
            <w:tcW w:w="0" w:type="auto"/>
            <w:vAlign w:val="center"/>
            <w:hideMark/>
          </w:tcPr>
          <w:p w:rsidR="002D3008" w:rsidRPr="007553B1" w:rsidRDefault="002D3008" w:rsidP="00E7355D">
            <w:pPr>
              <w:spacing w:after="0" w:line="240" w:lineRule="auto"/>
              <w:jc w:val="left"/>
              <w:rPr>
                <w:rFonts w:ascii="Times New Roman" w:eastAsia="Times New Roman" w:hAnsi="Times New Roman" w:cs="Times New Roman"/>
                <w:sz w:val="24"/>
                <w:szCs w:val="24"/>
                <w:lang w:eastAsia="fr-FR"/>
              </w:rPr>
            </w:pPr>
            <w:r w:rsidRPr="007553B1">
              <w:rPr>
                <w:rFonts w:ascii="Times New Roman" w:eastAsia="Times New Roman" w:hAnsi="Times New Roman" w:cs="Times New Roman"/>
                <w:sz w:val="24"/>
                <w:szCs w:val="24"/>
                <w:lang w:eastAsia="fr-FR"/>
              </w:rPr>
              <w:t>80-95</w:t>
            </w:r>
          </w:p>
        </w:tc>
      </w:tr>
      <w:tr w:rsidR="002D3008" w:rsidRPr="007553B1" w:rsidTr="0045428C">
        <w:trPr>
          <w:tblCellSpacing w:w="7" w:type="dxa"/>
          <w:jc w:val="center"/>
        </w:trPr>
        <w:tc>
          <w:tcPr>
            <w:tcW w:w="0" w:type="auto"/>
            <w:shd w:val="clear" w:color="auto" w:fill="FFFF00"/>
            <w:vAlign w:val="center"/>
            <w:hideMark/>
          </w:tcPr>
          <w:p w:rsidR="002D3008" w:rsidRPr="001D39F5" w:rsidRDefault="002D3008" w:rsidP="00E7355D">
            <w:pPr>
              <w:spacing w:after="0" w:line="240" w:lineRule="auto"/>
              <w:jc w:val="left"/>
              <w:rPr>
                <w:rFonts w:ascii="Times New Roman" w:eastAsia="Times New Roman" w:hAnsi="Times New Roman" w:cs="Times New Roman"/>
                <w:sz w:val="24"/>
                <w:szCs w:val="24"/>
                <w:highlight w:val="yellow"/>
                <w:lang w:eastAsia="fr-FR"/>
              </w:rPr>
            </w:pPr>
            <w:r w:rsidRPr="001D39F5">
              <w:rPr>
                <w:rFonts w:ascii="Times New Roman" w:eastAsia="Times New Roman" w:hAnsi="Times New Roman" w:cs="Times New Roman"/>
                <w:sz w:val="24"/>
                <w:szCs w:val="24"/>
                <w:highlight w:val="yellow"/>
                <w:lang w:eastAsia="fr-FR"/>
              </w:rPr>
              <w:t>Micro-aspersion</w:t>
            </w:r>
          </w:p>
        </w:tc>
        <w:tc>
          <w:tcPr>
            <w:tcW w:w="0" w:type="auto"/>
            <w:shd w:val="clear" w:color="auto" w:fill="FFFF00"/>
            <w:vAlign w:val="center"/>
            <w:hideMark/>
          </w:tcPr>
          <w:p w:rsidR="002D3008" w:rsidRPr="001D39F5" w:rsidRDefault="002D3008" w:rsidP="00E7355D">
            <w:pPr>
              <w:spacing w:after="0" w:line="240" w:lineRule="auto"/>
              <w:jc w:val="left"/>
              <w:rPr>
                <w:rFonts w:ascii="Times New Roman" w:eastAsia="Times New Roman" w:hAnsi="Times New Roman" w:cs="Times New Roman"/>
                <w:sz w:val="24"/>
                <w:szCs w:val="24"/>
                <w:highlight w:val="yellow"/>
                <w:lang w:eastAsia="fr-FR"/>
              </w:rPr>
            </w:pPr>
            <w:r w:rsidRPr="001D39F5">
              <w:rPr>
                <w:rFonts w:ascii="Times New Roman" w:eastAsia="Times New Roman" w:hAnsi="Times New Roman" w:cs="Times New Roman"/>
                <w:sz w:val="24"/>
                <w:szCs w:val="24"/>
                <w:highlight w:val="yellow"/>
                <w:lang w:eastAsia="fr-FR"/>
              </w:rPr>
              <w:t>80-90</w:t>
            </w:r>
          </w:p>
        </w:tc>
      </w:tr>
    </w:tbl>
    <w:p w:rsidR="002D3008" w:rsidRDefault="002D3008" w:rsidP="002D3008">
      <w:pPr>
        <w:pStyle w:val="Paragraphedeliste"/>
      </w:pPr>
    </w:p>
    <w:p w:rsidR="00F541E3" w:rsidRDefault="002D3008" w:rsidP="00F541E3">
      <w:pPr>
        <w:pStyle w:val="Paragraphedeliste"/>
        <w:ind w:left="1440"/>
        <w:rPr>
          <w:ins w:id="118" w:author="Isabelle Gouttevin" w:date="2015-09-18T14:59:00Z"/>
        </w:rPr>
      </w:pPr>
      <w:r>
        <w:t>Dans notre modèle, nous considérons 3 types d’irrigation : l’aspersion, le goutte-à-goutte (ou micro-aspersion) et le gravitaire</w:t>
      </w:r>
      <w:r w:rsidR="001D39F5">
        <w:t xml:space="preserve"> (ou irrigation par ruissellement)</w:t>
      </w:r>
      <w:r>
        <w:t xml:space="preserve">. Pour l’aspersion et le goutte-à-goutte, </w:t>
      </w:r>
      <w:ins w:id="119" w:author="Isabelle Gouttevin" w:date="2015-09-18T15:18:00Z">
        <w:r w:rsidR="00325EB4">
          <w:t xml:space="preserve">nous choisissons </w:t>
        </w:r>
      </w:ins>
      <w:r>
        <w:t xml:space="preserve">la dose d’irrigation </w:t>
      </w:r>
      <w:del w:id="120" w:author="Isabelle Gouttevin" w:date="2015-09-18T15:18:00Z">
        <w:r w:rsidDel="00325EB4">
          <w:delText>est égale à</w:delText>
        </w:r>
      </w:del>
      <w:ins w:id="121" w:author="Isabelle Gouttevin" w:date="2015-09-18T15:18:00Z">
        <w:r w:rsidR="00325EB4">
          <w:t>comme</w:t>
        </w:r>
      </w:ins>
      <w:r>
        <w:t xml:space="preserve"> la quantité d’eau nécessaire à apporter pour remplir le réservoir MPS</w:t>
      </w:r>
      <w:ins w:id="122" w:author="Isabelle Gouttevin" w:date="2015-09-18T14:53:00Z">
        <w:r w:rsidR="00F541E3">
          <w:t xml:space="preserve"> (Medium Pore </w:t>
        </w:r>
        <w:proofErr w:type="spellStart"/>
        <w:r w:rsidR="00F541E3">
          <w:t>Space</w:t>
        </w:r>
        <w:proofErr w:type="spellEnd"/>
        <w:r w:rsidR="00F541E3">
          <w:t>)</w:t>
        </w:r>
      </w:ins>
      <w:ins w:id="123" w:author="Isabelle Gouttevin" w:date="2015-09-18T15:18:00Z">
        <w:r w:rsidR="00325EB4">
          <w:t>,</w:t>
        </w:r>
      </w:ins>
      <w:r>
        <w:t xml:space="preserve"> dans lequel la plante va puiser l’eau pour parvenir à l’évapotranspiration maximale. </w:t>
      </w:r>
      <w:ins w:id="124" w:author="Isabelle Gouttevin" w:date="2015-09-18T14:51:00Z">
        <w:r w:rsidR="00D24A8F">
          <w:t xml:space="preserve"> Rappelons que le MPS est défini par la capacité au cha</w:t>
        </w:r>
        <w:r w:rsidR="00F541E3">
          <w:t>mp du sol de la HRU sur la prof</w:t>
        </w:r>
      </w:ins>
      <w:ins w:id="125" w:author="Isabelle Gouttevin" w:date="2015-09-18T14:53:00Z">
        <w:r w:rsidR="00F541E3">
          <w:t>o</w:t>
        </w:r>
      </w:ins>
      <w:ins w:id="126" w:author="Isabelle Gouttevin" w:date="2015-09-18T14:51:00Z">
        <w:r w:rsidR="00D24A8F">
          <w:t xml:space="preserve">ndeur racinaire de la culture </w:t>
        </w:r>
      </w:ins>
      <w:ins w:id="127" w:author="Isabelle Gouttevin" w:date="2015-09-18T14:53:00Z">
        <w:r w:rsidR="00F541E3">
          <w:t xml:space="preserve">en terre. </w:t>
        </w:r>
      </w:ins>
      <w:r>
        <w:t>Pour l’irrigation gravitaire, nous considérons que la dose correspond à l’eau à apporter pour remplir les deux réservoirs de sol, MPS et LPS</w:t>
      </w:r>
      <w:ins w:id="128" w:author="Isabelle Gouttevin" w:date="2015-09-18T14:54:00Z">
        <w:r w:rsidR="00F541E3">
          <w:t xml:space="preserve"> (Large Pore </w:t>
        </w:r>
        <w:proofErr w:type="spellStart"/>
        <w:r w:rsidR="00F541E3">
          <w:t>Space</w:t>
        </w:r>
        <w:proofErr w:type="spellEnd"/>
        <w:r w:rsidR="00F541E3">
          <w:t>, réservoir d’eau gravitaire)</w:t>
        </w:r>
      </w:ins>
      <w:r>
        <w:t>.</w:t>
      </w:r>
      <w:ins w:id="129" w:author="Isabelle Gouttevin" w:date="2015-09-18T15:19:00Z">
        <w:r w:rsidR="00325EB4">
          <w:t xml:space="preserve"> Ces choix respectent les fonctionnements et efficacités respectifs de ces types d’irrigation</w:t>
        </w:r>
      </w:ins>
    </w:p>
    <w:p w:rsidR="00F541E3" w:rsidRDefault="00F541E3" w:rsidP="00F541E3">
      <w:pPr>
        <w:pStyle w:val="Paragraphedeliste"/>
        <w:ind w:left="1440"/>
        <w:rPr>
          <w:ins w:id="130" w:author="Isabelle Gouttevin" w:date="2015-09-18T14:59:00Z"/>
        </w:rPr>
      </w:pPr>
    </w:p>
    <w:p w:rsidR="00325EB4" w:rsidRDefault="00F541E3" w:rsidP="002D3008">
      <w:pPr>
        <w:pStyle w:val="Paragraphedeliste"/>
        <w:numPr>
          <w:ilvl w:val="0"/>
          <w:numId w:val="41"/>
        </w:numPr>
        <w:rPr>
          <w:ins w:id="131" w:author="Isabelle Gouttevin" w:date="2015-09-18T15:20:00Z"/>
        </w:rPr>
        <w:pPrChange w:id="132" w:author="Isabelle Gouttevin" w:date="2015-09-18T15:06:00Z">
          <w:pPr>
            <w:pStyle w:val="Paragraphedeliste"/>
          </w:pPr>
        </w:pPrChange>
      </w:pPr>
      <w:ins w:id="133" w:author="Isabelle Gouttevin" w:date="2015-09-18T14:59:00Z">
        <w:r>
          <w:t>Calculer l’eau</w:t>
        </w:r>
      </w:ins>
      <w:ins w:id="134" w:author="Isabelle Gouttevin" w:date="2015-09-18T15:10:00Z">
        <w:r w:rsidR="00C819A3">
          <w:t xml:space="preserve"> à </w:t>
        </w:r>
      </w:ins>
      <w:ins w:id="135" w:author="Isabelle Gouttevin" w:date="2015-09-18T14:59:00Z">
        <w:r w:rsidR="00C819A3">
          <w:t>prélev</w:t>
        </w:r>
      </w:ins>
      <w:ins w:id="136" w:author="Isabelle Gouttevin" w:date="2015-09-18T15:10:00Z">
        <w:r w:rsidR="00C819A3">
          <w:t>er</w:t>
        </w:r>
      </w:ins>
      <w:ins w:id="137" w:author="Isabelle Gouttevin" w:date="2015-09-18T14:59:00Z">
        <w:r>
          <w:t xml:space="preserve"> (</w:t>
        </w:r>
      </w:ins>
      <w:ins w:id="138" w:author="Isabelle Gouttevin" w:date="2015-09-18T15:10:00Z">
        <w:r w:rsidR="00C819A3">
          <w:t xml:space="preserve">paramétrisation </w:t>
        </w:r>
      </w:ins>
      <w:ins w:id="139" w:author="Isabelle Gouttevin" w:date="2015-09-18T14:59:00Z">
        <w:r>
          <w:t xml:space="preserve">à </w:t>
        </w:r>
      </w:ins>
      <w:ins w:id="140" w:author="Isabelle Gouttevin" w:date="2015-09-18T15:10:00Z">
        <w:r w:rsidR="00C819A3">
          <w:t>affiner</w:t>
        </w:r>
      </w:ins>
      <w:ins w:id="141" w:author="Isabelle Gouttevin" w:date="2015-09-18T14:59:00Z">
        <w:r>
          <w:t xml:space="preserve"> ultérieurement) : les systèmes d</w:t>
        </w:r>
      </w:ins>
      <w:ins w:id="142" w:author="Isabelle Gouttevin" w:date="2015-09-18T15:00:00Z">
        <w:r>
          <w:t>’irrigations ne sont pas à 100% efficaces</w:t>
        </w:r>
      </w:ins>
      <w:ins w:id="143" w:author="Isabelle Gouttevin" w:date="2015-09-18T15:11:00Z">
        <w:r w:rsidR="00C819A3">
          <w:t>. Ainsi, la dose à prélever doit être</w:t>
        </w:r>
      </w:ins>
      <w:ins w:id="144" w:author="Isabelle Gouttevin" w:date="2015-09-18T15:19:00Z">
        <w:r w:rsidR="00325EB4">
          <w:t>, théoriquement,</w:t>
        </w:r>
      </w:ins>
      <w:ins w:id="145" w:author="Isabelle Gouttevin" w:date="2015-09-18T15:11:00Z">
        <w:r w:rsidR="00C819A3">
          <w:t xml:space="preserve"> supérieure à la dose d’irrigation calculée précédemment.</w:t>
        </w:r>
      </w:ins>
      <w:ins w:id="146" w:author="Isabelle Gouttevin" w:date="2015-09-18T15:12:00Z">
        <w:r w:rsidR="00C819A3">
          <w:t xml:space="preserve"> O</w:t>
        </w:r>
      </w:ins>
      <w:ins w:id="147" w:author="Isabelle Gouttevin" w:date="2015-09-18T15:00:00Z">
        <w:r>
          <w:t>n pourra ajouter au modèle, dans une phase d’approfondissement, un coefficient d’efficacité propre à chaque type d</w:t>
        </w:r>
      </w:ins>
      <w:ins w:id="148" w:author="Isabelle Gouttevin" w:date="2015-09-18T15:01:00Z">
        <w:r>
          <w:t xml:space="preserve">’irrigation. </w:t>
        </w:r>
      </w:ins>
      <w:ins w:id="149" w:author="Isabelle Gouttevin" w:date="2015-09-18T15:09:00Z">
        <w:r w:rsidR="00C819A3">
          <w:t>Pour l’heure, les réseau</w:t>
        </w:r>
      </w:ins>
      <w:ins w:id="150" w:author="Isabelle Gouttevin" w:date="2015-09-18T15:12:00Z">
        <w:r w:rsidR="00C819A3">
          <w:t>x</w:t>
        </w:r>
      </w:ins>
      <w:ins w:id="151" w:author="Isabelle Gouttevin" w:date="2015-09-18T15:09:00Z">
        <w:r w:rsidR="00C819A3">
          <w:t xml:space="preserve"> d’irrigation sont considérés efficaces et ces coefficients valent 1</w:t>
        </w:r>
      </w:ins>
      <w:ins w:id="152" w:author="Isabelle Gouttevin" w:date="2015-09-18T15:12:00Z">
        <w:r w:rsidR="00C819A3">
          <w:t xml:space="preserve"> (dose à prélevée = dose d’irrigation)</w:t>
        </w:r>
      </w:ins>
      <w:ins w:id="153" w:author="Isabelle Gouttevin" w:date="2015-09-18T15:09:00Z">
        <w:r w:rsidR="00C819A3">
          <w:t>.</w:t>
        </w:r>
      </w:ins>
    </w:p>
    <w:p w:rsidR="00F541E3" w:rsidDel="00630E03" w:rsidRDefault="00325EB4" w:rsidP="002D3008">
      <w:pPr>
        <w:pStyle w:val="Paragraphedeliste"/>
        <w:numPr>
          <w:ilvl w:val="0"/>
          <w:numId w:val="41"/>
        </w:numPr>
        <w:rPr>
          <w:del w:id="154" w:author="Isabelle Gouttevin" w:date="2015-09-18T15:06:00Z"/>
        </w:rPr>
        <w:pPrChange w:id="155" w:author="Isabelle Gouttevin" w:date="2015-09-18T15:06:00Z">
          <w:pPr>
            <w:pStyle w:val="Paragraphedeliste"/>
          </w:pPr>
        </w:pPrChange>
      </w:pPr>
      <w:ins w:id="156" w:author="Isabelle Gouttevin" w:date="2015-09-18T15:20:00Z">
        <w:r>
          <w:lastRenderedPageBreak/>
          <w:t>Dans la réalité, l</w:t>
        </w:r>
      </w:ins>
      <w:ins w:id="157" w:author="Isabelle Gouttevin" w:date="2015-09-18T15:01:00Z">
        <w:r w:rsidR="00F541E3">
          <w:t>orsque le réseau d’apport de l’eau est peu efficace, l</w:t>
        </w:r>
      </w:ins>
      <w:ins w:id="158" w:author="Isabelle Gouttevin" w:date="2015-09-18T15:02:00Z">
        <w:r w:rsidR="00F541E3">
          <w:t xml:space="preserve">’eau </w:t>
        </w:r>
      </w:ins>
      <w:ins w:id="159" w:author="Isabelle Gouttevin" w:date="2015-09-18T15:01:00Z">
        <w:r w:rsidR="00F541E3">
          <w:t xml:space="preserve"> « perdue »</w:t>
        </w:r>
      </w:ins>
      <w:ins w:id="160" w:author="Isabelle Gouttevin" w:date="2015-09-18T15:02:00Z">
        <w:r w:rsidR="00F541E3">
          <w:t xml:space="preserve"> est en fait restituée au milieu entre son point de prélèvement et son point d’usage. Notre choix de point de prélèvement étant actuellement le brin de rivière le plus proche de la HRU</w:t>
        </w:r>
      </w:ins>
      <w:ins w:id="161" w:author="Isabelle Gouttevin" w:date="2015-09-18T15:12:00Z">
        <w:r w:rsidR="00C819A3">
          <w:t xml:space="preserve"> (</w:t>
        </w:r>
        <w:proofErr w:type="spellStart"/>
        <w:r w:rsidR="00C819A3">
          <w:t>cf</w:t>
        </w:r>
        <w:proofErr w:type="spellEnd"/>
        <w:r w:rsidR="00C819A3">
          <w:t xml:space="preserve"> partie suivante)</w:t>
        </w:r>
      </w:ins>
      <w:ins w:id="162" w:author="Isabelle Gouttevin" w:date="2015-09-18T15:02:00Z">
        <w:r w:rsidR="00F541E3">
          <w:t>, et non pas le point r</w:t>
        </w:r>
        <w:r w:rsidR="00630E03">
          <w:t>éel</w:t>
        </w:r>
        <w:r w:rsidR="00F541E3">
          <w:t xml:space="preserve"> faute de données suffisamment précises à l</w:t>
        </w:r>
      </w:ins>
      <w:ins w:id="163" w:author="Isabelle Gouttevin" w:date="2015-09-18T15:03:00Z">
        <w:r w:rsidR="00F541E3">
          <w:t xml:space="preserve">’échelle du bassin du Rhône, </w:t>
        </w:r>
      </w:ins>
      <w:ins w:id="164" w:author="Isabelle Gouttevin" w:date="2015-09-18T15:05:00Z">
        <w:r w:rsidR="00630E03">
          <w:t>les linéaires d’apport d’eau pour l’irrigation ont, dans notre modélisation, une longueur</w:t>
        </w:r>
      </w:ins>
      <w:ins w:id="165" w:author="Isabelle Gouttevin" w:date="2015-09-18T15:07:00Z">
        <w:r w:rsidR="00C819A3">
          <w:t xml:space="preserve"> faible (canaux d’irrigation non-représentés)</w:t>
        </w:r>
      </w:ins>
      <w:ins w:id="166" w:author="Isabelle Gouttevin" w:date="2015-09-18T15:08:00Z">
        <w:r w:rsidR="00C819A3">
          <w:t>, et ils restent proches de leur rivière d’origine</w:t>
        </w:r>
      </w:ins>
      <w:ins w:id="167" w:author="Isabelle Gouttevin" w:date="2015-09-18T15:05:00Z">
        <w:r w:rsidR="00630E03">
          <w:t xml:space="preserve">. On peut considérer que </w:t>
        </w:r>
      </w:ins>
      <w:ins w:id="168" w:author="Isabelle Gouttevin" w:date="2015-09-18T15:03:00Z">
        <w:r w:rsidR="00630E03">
          <w:t>la non-représentation d</w:t>
        </w:r>
      </w:ins>
      <w:ins w:id="169" w:author="Isabelle Gouttevin" w:date="2015-09-18T15:06:00Z">
        <w:r w:rsidR="00630E03">
          <w:t xml:space="preserve">’une </w:t>
        </w:r>
      </w:ins>
      <w:ins w:id="170" w:author="Isabelle Gouttevin" w:date="2015-09-18T15:03:00Z">
        <w:r w:rsidR="00630E03">
          <w:t xml:space="preserve">perte </w:t>
        </w:r>
      </w:ins>
      <w:ins w:id="171" w:author="Isabelle Gouttevin" w:date="2015-09-18T15:08:00Z">
        <w:r w:rsidR="00C819A3">
          <w:t xml:space="preserve">en ligne </w:t>
        </w:r>
      </w:ins>
      <w:ins w:id="172" w:author="Isabelle Gouttevin" w:date="2015-09-18T15:06:00Z">
        <w:r w:rsidR="00630E03">
          <w:t xml:space="preserve">le long de ces linéaires a un impact faible sur l’hydrologie </w:t>
        </w:r>
        <w:proofErr w:type="spellStart"/>
        <w:r w:rsidR="00630E03">
          <w:t>de</w:t>
        </w:r>
      </w:ins>
      <w:ins w:id="173" w:author="Isabelle Gouttevin" w:date="2015-09-18T15:04:00Z">
        <w:r w:rsidR="00630E03">
          <w:t>s-bassin</w:t>
        </w:r>
      </w:ins>
      <w:ins w:id="174" w:author="Isabelle Gouttevin" w:date="2015-09-18T15:06:00Z">
        <w:r w:rsidR="00630E03">
          <w:t>s.</w:t>
        </w:r>
      </w:ins>
    </w:p>
    <w:p w:rsidR="004541B9" w:rsidDel="00630E03" w:rsidRDefault="004541B9" w:rsidP="002D3008">
      <w:pPr>
        <w:pStyle w:val="Paragraphedeliste"/>
        <w:numPr>
          <w:ilvl w:val="0"/>
          <w:numId w:val="41"/>
        </w:numPr>
        <w:rPr>
          <w:del w:id="175" w:author="Isabelle Gouttevin" w:date="2015-09-18T15:06:00Z"/>
        </w:rPr>
        <w:pPrChange w:id="176" w:author="Isabelle Gouttevin" w:date="2015-09-18T15:06:00Z">
          <w:pPr>
            <w:pStyle w:val="Paragraphedeliste"/>
            <w:ind w:left="1440"/>
          </w:pPr>
        </w:pPrChange>
      </w:pPr>
    </w:p>
    <w:p w:rsidR="002D3008" w:rsidDel="00325EB4" w:rsidRDefault="004541B9" w:rsidP="00325EB4">
      <w:pPr>
        <w:pStyle w:val="Paragraphedeliste"/>
        <w:numPr>
          <w:ilvl w:val="1"/>
          <w:numId w:val="36"/>
        </w:numPr>
        <w:rPr>
          <w:del w:id="177" w:author="Isabelle Gouttevin" w:date="2015-09-18T15:22:00Z"/>
        </w:rPr>
      </w:pPr>
      <w:r>
        <w:t>Appli</w:t>
      </w:r>
      <w:ins w:id="178" w:author="Isabelle Gouttevin" w:date="2015-09-18T14:55:00Z">
        <w:r w:rsidR="00F541E3">
          <w:t>quer</w:t>
        </w:r>
      </w:ins>
      <w:proofErr w:type="spellEnd"/>
      <w:del w:id="179" w:author="Isabelle Gouttevin" w:date="2015-09-18T14:55:00Z">
        <w:r w:rsidDel="00F541E3">
          <w:delText>cation</w:delText>
        </w:r>
      </w:del>
      <w:del w:id="180" w:author="Isabelle Gouttevin" w:date="2015-09-18T15:21:00Z">
        <w:r w:rsidDel="00325EB4">
          <w:delText xml:space="preserve"> de</w:delText>
        </w:r>
      </w:del>
      <w:r>
        <w:t xml:space="preserve"> l’eau prélevée sur la HRU à irriguer : </w:t>
      </w:r>
      <w:r w:rsidR="00F64CBA">
        <w:t>S</w:t>
      </w:r>
      <w:r>
        <w:t>i l</w:t>
      </w:r>
      <w:ins w:id="181" w:author="Isabelle Gouttevin" w:date="2015-09-18T15:22:00Z">
        <w:r w:rsidR="00325EB4">
          <w:t>a</w:t>
        </w:r>
      </w:ins>
      <w:del w:id="182" w:author="Isabelle Gouttevin" w:date="2015-09-18T15:22:00Z">
        <w:r w:rsidDel="00325EB4">
          <w:delText>es</w:delText>
        </w:r>
      </w:del>
      <w:r>
        <w:t xml:space="preserve"> ressource</w:t>
      </w:r>
      <w:del w:id="183" w:author="Isabelle Gouttevin" w:date="2015-09-18T15:22:00Z">
        <w:r w:rsidDel="00325EB4">
          <w:delText>s</w:delText>
        </w:r>
      </w:del>
      <w:r>
        <w:t xml:space="preserve"> </w:t>
      </w:r>
      <w:r w:rsidR="00F64CBA">
        <w:t>dans le cours d’eau</w:t>
      </w:r>
      <w:ins w:id="184" w:author="Isabelle Gouttevin" w:date="2015-09-18T15:22:00Z">
        <w:r w:rsidR="00325EB4">
          <w:t xml:space="preserve"> auquel est connecté la HRU (</w:t>
        </w:r>
        <w:proofErr w:type="spellStart"/>
        <w:r w:rsidR="00325EB4">
          <w:t>cf</w:t>
        </w:r>
        <w:proofErr w:type="spellEnd"/>
        <w:r w:rsidR="00325EB4">
          <w:t xml:space="preserve"> partie suivante)</w:t>
        </w:r>
      </w:ins>
      <w:r w:rsidR="00F64CBA">
        <w:t xml:space="preserve"> </w:t>
      </w:r>
      <w:r>
        <w:t>le permet</w:t>
      </w:r>
      <w:del w:id="185" w:author="Isabelle Gouttevin" w:date="2015-09-18T15:22:00Z">
        <w:r w:rsidDel="00325EB4">
          <w:delText>tent</w:delText>
        </w:r>
      </w:del>
      <w:r w:rsidR="00F64CBA">
        <w:t xml:space="preserve">, la </w:t>
      </w:r>
      <w:del w:id="186" w:author="Isabelle Gouttevin" w:date="2015-09-18T15:21:00Z">
        <w:r w:rsidR="00F64CBA" w:rsidDel="00325EB4">
          <w:delText>demande calculée</w:delText>
        </w:r>
      </w:del>
      <w:ins w:id="187" w:author="Isabelle Gouttevin" w:date="2015-09-18T15:21:00Z">
        <w:r w:rsidR="00325EB4">
          <w:t>dose d’irrigation</w:t>
        </w:r>
      </w:ins>
      <w:r w:rsidR="00F64CBA">
        <w:t xml:space="preserve"> est appliquée sur les HRUs irriguées</w:t>
      </w:r>
      <w:r>
        <w:t xml:space="preserve">. </w:t>
      </w:r>
      <w:del w:id="188" w:author="Isabelle Gouttevin" w:date="2015-09-18T15:22:00Z">
        <w:r w:rsidDel="00325EB4">
          <w:delText>La perte dans les conduites n’est pas prise en compte pour l’instant. Ainsi, l’eau prélevée</w:delText>
        </w:r>
        <w:r w:rsidR="00492A9F" w:rsidDel="00325EB4">
          <w:delText xml:space="preserve"> dans un brin</w:delText>
        </w:r>
        <w:r w:rsidDel="00325EB4">
          <w:delText xml:space="preserve"> </w:delText>
        </w:r>
        <w:r w:rsidR="00F64CBA" w:rsidDel="00325EB4">
          <w:delText>attein</w:delText>
        </w:r>
        <w:r w:rsidDel="00325EB4">
          <w:delText>t directement la HRU irriguée. Les prochains développements prendront en compte l’efficacité du réseau. Les prélèvements seront majorés mais l</w:delText>
        </w:r>
        <w:r w:rsidR="00492A9F" w:rsidDel="00325EB4">
          <w:delText>a quantité d’</w:delText>
        </w:r>
        <w:r w:rsidDel="00325EB4">
          <w:delText>eau atteignant la HRU restera inchangée.</w:delText>
        </w:r>
      </w:del>
    </w:p>
    <w:p w:rsidR="00F64CBA" w:rsidDel="004A0EA8" w:rsidRDefault="00F64CBA" w:rsidP="004A0EA8">
      <w:pPr>
        <w:pStyle w:val="Paragraphedeliste"/>
        <w:ind w:left="1440"/>
        <w:rPr>
          <w:del w:id="189" w:author="Isabelle Gouttevin" w:date="2015-09-18T15:39:00Z"/>
        </w:rPr>
      </w:pPr>
    </w:p>
    <w:p w:rsidR="009A7FDE" w:rsidDel="004A0EA8" w:rsidRDefault="009A7FDE">
      <w:pPr>
        <w:spacing w:after="200"/>
        <w:jc w:val="left"/>
        <w:rPr>
          <w:del w:id="190" w:author="Isabelle Gouttevin" w:date="2015-09-18T15:39:00Z"/>
        </w:rPr>
      </w:pPr>
      <w:del w:id="191" w:author="Isabelle Gouttevin" w:date="2015-09-18T15:39:00Z">
        <w:r w:rsidDel="004A0EA8">
          <w:br w:type="page"/>
        </w:r>
      </w:del>
    </w:p>
    <w:p w:rsidR="002D3008" w:rsidRPr="00325EB4" w:rsidRDefault="002D3008" w:rsidP="004A0EA8">
      <w:pPr>
        <w:spacing w:after="200"/>
        <w:jc w:val="left"/>
        <w:rPr>
          <w:b/>
          <w:rPrChange w:id="192" w:author="Isabelle Gouttevin" w:date="2015-09-18T15:23:00Z">
            <w:rPr/>
          </w:rPrChange>
        </w:rPr>
        <w:pPrChange w:id="193" w:author="Isabelle Gouttevin" w:date="2015-09-18T15:39:00Z">
          <w:pPr>
            <w:pStyle w:val="Paragraphedeliste"/>
            <w:numPr>
              <w:numId w:val="36"/>
            </w:numPr>
            <w:ind w:hanging="360"/>
          </w:pPr>
        </w:pPrChange>
      </w:pPr>
      <w:proofErr w:type="spellStart"/>
      <w:r w:rsidRPr="00325EB4">
        <w:rPr>
          <w:b/>
          <w:rPrChange w:id="194" w:author="Isabelle Gouttevin" w:date="2015-09-18T15:23:00Z">
            <w:rPr/>
          </w:rPrChange>
        </w:rPr>
        <w:lastRenderedPageBreak/>
        <w:t>A</w:t>
      </w:r>
      <w:proofErr w:type="spellEnd"/>
      <w:r w:rsidRPr="00325EB4">
        <w:rPr>
          <w:b/>
          <w:rPrChange w:id="195" w:author="Isabelle Gouttevin" w:date="2015-09-18T15:23:00Z">
            <w:rPr/>
          </w:rPrChange>
        </w:rPr>
        <w:t xml:space="preserve"> l’échelle </w:t>
      </w:r>
      <w:r w:rsidR="00DC242F" w:rsidRPr="00325EB4">
        <w:rPr>
          <w:b/>
          <w:rPrChange w:id="196" w:author="Isabelle Gouttevin" w:date="2015-09-18T15:23:00Z">
            <w:rPr/>
          </w:rPrChange>
        </w:rPr>
        <w:t>du brin de rivière a</w:t>
      </w:r>
      <w:r w:rsidRPr="00325EB4">
        <w:rPr>
          <w:b/>
          <w:rPrChange w:id="197" w:author="Isabelle Gouttevin" w:date="2015-09-18T15:23:00Z">
            <w:rPr/>
          </w:rPrChange>
        </w:rPr>
        <w:t>uquel est connecté la HRU</w:t>
      </w:r>
      <w:r w:rsidR="00DC242F" w:rsidRPr="00325EB4">
        <w:rPr>
          <w:b/>
          <w:rPrChange w:id="198" w:author="Isabelle Gouttevin" w:date="2015-09-18T15:23:00Z">
            <w:rPr/>
          </w:rPrChange>
        </w:rPr>
        <w:t> :</w:t>
      </w:r>
    </w:p>
    <w:p w:rsidR="00DC242F" w:rsidRDefault="00DC242F" w:rsidP="00DC242F">
      <w:pPr>
        <w:pStyle w:val="Paragraphedeliste"/>
        <w:numPr>
          <w:ilvl w:val="1"/>
          <w:numId w:val="36"/>
        </w:numPr>
      </w:pPr>
      <w:r>
        <w:t>S</w:t>
      </w:r>
      <w:r w:rsidR="00B375A9">
        <w:t xml:space="preserve">’assurer que </w:t>
      </w:r>
      <w:r w:rsidR="002D3008">
        <w:t>la demande en eau</w:t>
      </w:r>
      <w:r w:rsidR="00B375A9">
        <w:t xml:space="preserve"> est disponible dans le </w:t>
      </w:r>
      <w:r>
        <w:t>brin</w:t>
      </w:r>
      <w:r w:rsidR="002D3008">
        <w:t> :</w:t>
      </w:r>
      <w:r>
        <w:t xml:space="preserve"> l</w:t>
      </w:r>
      <w:r w:rsidR="002D3008">
        <w:t xml:space="preserve">a demande totale </w:t>
      </w:r>
      <w:r>
        <w:t xml:space="preserve">au niveau du brin est calculée. Il s’agit de la </w:t>
      </w:r>
      <w:r w:rsidR="002D3008">
        <w:t>somme des besoins en eau des HRUs irriguées dépendant d’un même brin de rivière</w:t>
      </w:r>
      <w:r>
        <w:t>.</w:t>
      </w:r>
    </w:p>
    <w:p w:rsidR="00B375A9" w:rsidRDefault="00DC242F" w:rsidP="00C52296">
      <w:pPr>
        <w:pStyle w:val="Paragraphedeliste"/>
        <w:numPr>
          <w:ilvl w:val="1"/>
          <w:numId w:val="36"/>
        </w:numPr>
      </w:pPr>
      <w:r>
        <w:t>P</w:t>
      </w:r>
      <w:r w:rsidR="00B375A9">
        <w:t xml:space="preserve">rélever l’eau du </w:t>
      </w:r>
      <w:r>
        <w:t xml:space="preserve">brin : </w:t>
      </w:r>
      <w:commentRangeStart w:id="199"/>
      <w:r>
        <w:t>en fonction de la ressource dans le brin</w:t>
      </w:r>
      <w:commentRangeEnd w:id="199"/>
      <w:r w:rsidR="0051516E">
        <w:rPr>
          <w:rStyle w:val="Marquedecommentaire"/>
        </w:rPr>
        <w:commentReference w:id="199"/>
      </w:r>
      <w:r>
        <w:t>, l’eau est prélevée pour satisfaire la demande.</w:t>
      </w:r>
      <w:r w:rsidR="000D7906">
        <w:t xml:space="preserve"> Pour l’instant, le prélèvement est réalisé uniquement dans le cours d’eau. Au cours de futurs développements, la possibilité d’avoir </w:t>
      </w:r>
      <w:r w:rsidR="004541B9">
        <w:t>un prélèvement sou</w:t>
      </w:r>
      <w:r w:rsidR="000D7906">
        <w:t xml:space="preserve">terrain est </w:t>
      </w:r>
      <w:proofErr w:type="gramStart"/>
      <w:r w:rsidR="000D7906">
        <w:t>envisagée</w:t>
      </w:r>
      <w:proofErr w:type="gramEnd"/>
      <w:r w:rsidR="000D7906">
        <w:t>.</w:t>
      </w:r>
    </w:p>
    <w:p w:rsidR="00B45D27" w:rsidRDefault="007D49FD" w:rsidP="007D49FD">
      <w:pPr>
        <w:spacing w:after="0"/>
      </w:pPr>
      <w:r>
        <w:t xml:space="preserve">3 modules ont été implémentés pour </w:t>
      </w:r>
      <w:r w:rsidR="00F00E7E">
        <w:t>la prise en compte de l’irrigation dans le modèle</w:t>
      </w:r>
      <w:r>
        <w:t xml:space="preserve">. </w:t>
      </w:r>
    </w:p>
    <w:p w:rsidR="0080459A" w:rsidRDefault="0080459A" w:rsidP="0051516E">
      <w:pPr>
        <w:pStyle w:val="Paragraphedeliste"/>
        <w:numPr>
          <w:ilvl w:val="0"/>
          <w:numId w:val="43"/>
        </w:numPr>
        <w:spacing w:after="0"/>
        <w:pPrChange w:id="200" w:author="Isabelle Gouttevin" w:date="2015-09-18T15:26:00Z">
          <w:pPr>
            <w:spacing w:after="0"/>
          </w:pPr>
        </w:pPrChange>
      </w:pPr>
      <w:r>
        <w:t>Le premier permet de</w:t>
      </w:r>
      <w:r w:rsidR="00B45D27">
        <w:t xml:space="preserve"> vérifier si une HRU irriguée présente un stress hydrique et de</w:t>
      </w:r>
      <w:r>
        <w:t xml:space="preserve"> calculer la dem</w:t>
      </w:r>
      <w:r w:rsidR="00B45D27">
        <w:t>ande en eau au niveau de la HRU en fonction du type d’irrigation choisi.</w:t>
      </w:r>
      <w:r w:rsidR="0096383E">
        <w:t xml:space="preserve"> Les demandes en eau des HRUs sont cumulées par </w:t>
      </w:r>
      <w:proofErr w:type="spellStart"/>
      <w:r w:rsidR="0096383E">
        <w:t>sous-bassin</w:t>
      </w:r>
      <w:proofErr w:type="spellEnd"/>
      <w:r w:rsidR="0096383E">
        <w:t xml:space="preserve"> (au sens du modèle J2000, à savoir l’ensemble des HRUs drainant leurs eaux vers un même brin de rivière). Ainsi, à chaque brin </w:t>
      </w:r>
      <w:proofErr w:type="spellStart"/>
      <w:r w:rsidR="0096383E">
        <w:t>correspond</w:t>
      </w:r>
      <w:del w:id="201" w:author="Isabelle Gouttevin" w:date="2015-09-18T15:25:00Z">
        <w:r w:rsidR="0096383E" w:rsidDel="0051516E">
          <w:delText>r</w:delText>
        </w:r>
      </w:del>
      <w:proofErr w:type="gramStart"/>
      <w:r w:rsidR="0096383E">
        <w:t>a</w:t>
      </w:r>
      <w:proofErr w:type="spellEnd"/>
      <w:proofErr w:type="gramEnd"/>
      <w:r w:rsidR="0096383E">
        <w:t xml:space="preserve"> une demande en irrigation. </w:t>
      </w:r>
    </w:p>
    <w:p w:rsidR="001963B1" w:rsidRDefault="00601DB9" w:rsidP="0051516E">
      <w:pPr>
        <w:pStyle w:val="Paragraphedeliste"/>
        <w:numPr>
          <w:ilvl w:val="0"/>
          <w:numId w:val="43"/>
        </w:numPr>
        <w:spacing w:after="0"/>
        <w:pPrChange w:id="202" w:author="Isabelle Gouttevin" w:date="2015-09-18T15:31:00Z">
          <w:pPr>
            <w:spacing w:after="0"/>
          </w:pPr>
        </w:pPrChange>
      </w:pPr>
      <w:r>
        <w:t>Le second effectue le transfert depuis le cours d’eau vers les HRUs. L’eau est prélevée, dans la mesure du possible, dans la rivière pour répondre à la demande totale des besoins en eau calculée avec</w:t>
      </w:r>
      <w:r w:rsidR="00734FD3">
        <w:t xml:space="preserve"> le module décrit ci-dessus</w:t>
      </w:r>
      <w:ins w:id="203" w:author="Isabelle Gouttevin" w:date="2015-09-18T15:31:00Z">
        <w:r w:rsidR="0051516E">
          <w:t xml:space="preserve">, pour le </w:t>
        </w:r>
        <w:proofErr w:type="spellStart"/>
        <w:r w:rsidR="0051516E">
          <w:t>sous-bassin</w:t>
        </w:r>
        <w:proofErr w:type="spellEnd"/>
        <w:r w:rsidR="0051516E">
          <w:t xml:space="preserve"> du brin</w:t>
        </w:r>
      </w:ins>
      <w:r w:rsidR="00734FD3">
        <w:t xml:space="preserve">. Une quantité d’eau disponible est attribuée à chaque </w:t>
      </w:r>
      <w:proofErr w:type="spellStart"/>
      <w:r w:rsidR="00734FD3">
        <w:t>sous-bassin</w:t>
      </w:r>
      <w:proofErr w:type="spellEnd"/>
      <w:r w:rsidR="00734FD3">
        <w:t>.</w:t>
      </w:r>
    </w:p>
    <w:p w:rsidR="00686DBA" w:rsidRDefault="00734FD3" w:rsidP="0051516E">
      <w:pPr>
        <w:pStyle w:val="Paragraphedeliste"/>
        <w:numPr>
          <w:ilvl w:val="0"/>
          <w:numId w:val="45"/>
        </w:numPr>
        <w:spacing w:after="0"/>
        <w:rPr>
          <w:ins w:id="204" w:author="Isabelle Gouttevin" w:date="2015-09-18T15:33:00Z"/>
        </w:rPr>
        <w:pPrChange w:id="205" w:author="Isabelle Gouttevin" w:date="2015-09-18T15:32:00Z">
          <w:pPr>
            <w:spacing w:after="0"/>
          </w:pPr>
        </w:pPrChange>
      </w:pPr>
      <w:r>
        <w:t xml:space="preserve">Le troisième module applique l’eau disponible pour chaque </w:t>
      </w:r>
      <w:proofErr w:type="spellStart"/>
      <w:r>
        <w:t>sous-bassin</w:t>
      </w:r>
      <w:proofErr w:type="spellEnd"/>
      <w:r>
        <w:t xml:space="preserve"> aux différentes HRUs qui le composent.</w:t>
      </w:r>
      <w:r w:rsidR="00FB6C7A">
        <w:t xml:space="preserve"> </w:t>
      </w:r>
      <w:del w:id="206" w:author="Isabelle Gouttevin" w:date="2015-09-18T15:36:00Z">
        <w:r w:rsidR="00FB6C7A" w:rsidDel="004A0EA8">
          <w:delText>Selon le</w:delText>
        </w:r>
      </w:del>
      <w:ins w:id="207" w:author="Isabelle Gouttevin" w:date="2015-09-18T15:36:00Z">
        <w:r w:rsidR="004A0EA8">
          <w:t>Afin de respecter les modalités d’application du</w:t>
        </w:r>
      </w:ins>
      <w:r w:rsidR="00FB6C7A">
        <w:t xml:space="preserve"> type d’irrigation choisi, l’eau </w:t>
      </w:r>
      <w:del w:id="208" w:author="Isabelle Gouttevin" w:date="2015-09-18T15:35:00Z">
        <w:r w:rsidR="00FB6C7A" w:rsidDel="004A0EA8">
          <w:delText>est ajoutée</w:delText>
        </w:r>
      </w:del>
      <w:ins w:id="209" w:author="Isabelle Gouttevin" w:date="2015-09-18T15:35:00Z">
        <w:r w:rsidR="004A0EA8">
          <w:t>parvient</w:t>
        </w:r>
      </w:ins>
      <w:r w:rsidR="00FB6C7A">
        <w:t xml:space="preserve"> </w:t>
      </w:r>
      <w:del w:id="210" w:author="Isabelle Gouttevin" w:date="2015-09-18T15:35:00Z">
        <w:r w:rsidR="00FB6C7A" w:rsidDel="004A0EA8">
          <w:delText xml:space="preserve">à différentes </w:delText>
        </w:r>
        <w:r w:rsidR="001963B1" w:rsidDel="004A0EA8">
          <w:delText>variables du modèle</w:delText>
        </w:r>
      </w:del>
      <w:ins w:id="211" w:author="Isabelle Gouttevin" w:date="2015-09-18T15:35:00Z">
        <w:r w:rsidR="004A0EA8">
          <w:t>au sol de façon différente</w:t>
        </w:r>
      </w:ins>
      <w:del w:id="212" w:author="Isabelle Gouttevin" w:date="2015-09-18T15:35:00Z">
        <w:r w:rsidR="00FB6C7A" w:rsidDel="004A0EA8">
          <w:delText>.</w:delText>
        </w:r>
      </w:del>
      <w:ins w:id="213" w:author="Isabelle Gouttevin" w:date="2015-09-18T15:35:00Z">
        <w:r w:rsidR="004A0EA8">
          <w:t> :</w:t>
        </w:r>
      </w:ins>
      <w:r w:rsidR="00FB6C7A">
        <w:t xml:space="preserve"> Pour l’irrigation par aspersion, l’eau est ajoutée aux précipitations. Pour le goutte-à-goutte, l’eau est appliquée directement dans le réservoir MPS.</w:t>
      </w:r>
      <w:r w:rsidR="001963B1">
        <w:t xml:space="preserve"> Enfin, pour le gravitaire, l’eau est appliquée directement sur le sol et est ajoutée aux précipitations liquides atteignant le sol après le processus d’interception.</w:t>
      </w:r>
    </w:p>
    <w:p w:rsidR="0051516E" w:rsidRPr="00686DBA" w:rsidRDefault="0051516E" w:rsidP="0051516E">
      <w:pPr>
        <w:pStyle w:val="Paragraphedeliste"/>
        <w:spacing w:after="0"/>
        <w:pPrChange w:id="214" w:author="Isabelle Gouttevin" w:date="2015-09-18T15:33:00Z">
          <w:pPr>
            <w:spacing w:after="0"/>
          </w:pPr>
        </w:pPrChange>
      </w:pPr>
    </w:p>
    <w:p w:rsidR="005E35A6" w:rsidRDefault="00686DBA" w:rsidP="00686DBA">
      <w:pPr>
        <w:pStyle w:val="Titre3"/>
      </w:pPr>
      <w:bookmarkStart w:id="215" w:name="_Toc430166142"/>
      <w:r>
        <w:t>Données disponibles et hypothèses retenues</w:t>
      </w:r>
      <w:bookmarkEnd w:id="215"/>
    </w:p>
    <w:p w:rsidR="004A0EA8" w:rsidRPr="004A0EA8" w:rsidRDefault="004A0EA8" w:rsidP="004A0EA8">
      <w:pPr>
        <w:rPr>
          <w:b/>
          <w:i/>
        </w:rPr>
      </w:pPr>
      <w:r w:rsidRPr="004A0EA8">
        <w:rPr>
          <w:b/>
          <w:i/>
        </w:rPr>
        <w:t>Détermination des HRUs irriguées</w:t>
      </w:r>
    </w:p>
    <w:p w:rsidR="004A0EA8" w:rsidRPr="004A0EA8" w:rsidRDefault="004A0EA8" w:rsidP="004A0EA8">
      <w:r w:rsidRPr="004A0EA8">
        <w:t>Se pose la question d’identifier les HRUs sur lesquelles déployer le module d’irrigation. Nous disposons principalement de deux types d’informations, déjà détaillées dans le Rapport MDR 2014 :</w:t>
      </w:r>
    </w:p>
    <w:p w:rsidR="004A0EA8" w:rsidRPr="004A0EA8" w:rsidRDefault="004A0EA8" w:rsidP="004A0EA8">
      <w:pPr>
        <w:pStyle w:val="Paragraphedeliste"/>
        <w:numPr>
          <w:ilvl w:val="0"/>
          <w:numId w:val="38"/>
        </w:numPr>
      </w:pPr>
      <w:r w:rsidRPr="004A0EA8">
        <w:t xml:space="preserve">Les données du Recensement Général Agricole 2010 (RGA 2010) : Le ministère de l’agriculture, de l’agroalimentaire et de la forêt a réalisé, fin 2010 - début 2011, un recensement de l’ensemble des exploitations agricole du territoire métropolitain et des deux collectivités d’outre-mer de </w:t>
      </w:r>
      <w:proofErr w:type="spellStart"/>
      <w:r w:rsidRPr="004A0EA8">
        <w:t>Saint-Barthélémy</w:t>
      </w:r>
      <w:proofErr w:type="spellEnd"/>
      <w:r w:rsidRPr="004A0EA8">
        <w:t xml:space="preserve"> et Saint-Martin. Ce RGA 2010 constitue la source d’information la plus récente, complète, homogène et détaillée concernant les cultures agricoles sur l’ensemble de notre territoire d’étude. Pour chaque commune est indiqué le nombre, la superficie totale et irriguée des exploitations par type de cultures. Afin de préserver le secret statistique afférent à ces données, une agrégation par cantons et par grands types de culture a été réalisée par IRSTEA (Rapport 2014) en vue d’une exploitation à des fins de recherche (Tableau 2).</w:t>
      </w:r>
    </w:p>
    <w:p w:rsidR="004A0EA8" w:rsidRPr="004A0EA8" w:rsidRDefault="004A0EA8" w:rsidP="004A0EA8">
      <w:pPr>
        <w:pStyle w:val="Paragraphedeliste"/>
        <w:numPr>
          <w:ilvl w:val="0"/>
          <w:numId w:val="38"/>
        </w:numPr>
      </w:pPr>
      <w:r w:rsidRPr="004A0EA8">
        <w:t>Les données de prélèvement de l’Agence de l’Eau : Les redevances annuelles de prélèvements de l’Agence de l’Eau Rhône Méditerranée Corse (RMC) sont consultables</w:t>
      </w:r>
      <w:r w:rsidRPr="004A0EA8">
        <w:rPr>
          <w:rStyle w:val="Appelnotedebasdep"/>
        </w:rPr>
        <w:footnoteReference w:id="5"/>
      </w:r>
      <w:r w:rsidRPr="004A0EA8">
        <w:t xml:space="preserve"> sur la période 1987 à 2012. Elles indiquent les prélèvements (en Mm</w:t>
      </w:r>
      <w:r w:rsidRPr="004A0EA8">
        <w:rPr>
          <w:vertAlign w:val="superscript"/>
        </w:rPr>
        <w:t>3</w:t>
      </w:r>
      <w:r w:rsidRPr="004A0EA8">
        <w:t xml:space="preserve"> d’eau) déclarés par les pouvoirs publics, les industriels ou les agriculteurs, pour une typologie d’usages dont l’irrigation (Tableau XXX). Ces données sont difficilement </w:t>
      </w:r>
      <w:r w:rsidRPr="004A0EA8">
        <w:lastRenderedPageBreak/>
        <w:t xml:space="preserve">exploitables pour la caractérisation de l’empreinte spatiale de l’irrigation sur notre domaine d’étude de part </w:t>
      </w:r>
    </w:p>
    <w:p w:rsidR="004A0EA8" w:rsidRPr="004A0EA8" w:rsidRDefault="004A0EA8" w:rsidP="004A0EA8">
      <w:pPr>
        <w:pStyle w:val="Paragraphedeliste"/>
        <w:numPr>
          <w:ilvl w:val="1"/>
          <w:numId w:val="38"/>
        </w:numPr>
      </w:pPr>
      <w:r w:rsidRPr="004A0EA8">
        <w:t>L’écart pressenti entre les prélèvements (ici recensés) et la consommation réelle</w:t>
      </w:r>
    </w:p>
    <w:p w:rsidR="004A0EA8" w:rsidRPr="004A0EA8" w:rsidRDefault="004A0EA8" w:rsidP="004A0EA8">
      <w:pPr>
        <w:pStyle w:val="Paragraphedeliste"/>
        <w:numPr>
          <w:ilvl w:val="1"/>
          <w:numId w:val="38"/>
        </w:numPr>
      </w:pPr>
      <w:r w:rsidRPr="004A0EA8">
        <w:t>Le rattachement de ces prélèvements à une commune le plus souvent, quand l’usage de l’eau prélevée peut survenir sur une autre commune.</w:t>
      </w:r>
    </w:p>
    <w:p w:rsidR="004A0EA8" w:rsidRPr="004A0EA8" w:rsidRDefault="004A0EA8" w:rsidP="004A0EA8">
      <w:pPr>
        <w:pStyle w:val="Paragraphedeliste"/>
        <w:numPr>
          <w:ilvl w:val="1"/>
          <w:numId w:val="38"/>
        </w:numPr>
      </w:pPr>
      <w:r w:rsidRPr="004A0EA8">
        <w:t>Une typologie d’usages qui ne cible pas l’usage agricole : si les types 81 et 82 y sont rattachés de façon univoque, le type 85 (Alimentation de canaux ajouté en 2008) recouvre une réalité agricole et industrielle variable selon les zones géographiques, et ne permet pas d’établir une correspondance exacte entre prélèvement et usage agricole. Par ailleurs, certaines communes de montagne utilisent l’eau potable pour abreuver les troupeaux, ce qui émarge aussi à un usage agricole même s’il dépasse le cadre de l’irrigation.</w:t>
      </w:r>
    </w:p>
    <w:p w:rsidR="004A0EA8" w:rsidRDefault="004A0EA8" w:rsidP="004A0EA8">
      <w:pPr>
        <w:rPr>
          <w:ins w:id="216" w:author="Isabelle Gouttevin" w:date="2015-09-18T15:46:00Z"/>
        </w:rPr>
      </w:pPr>
      <w:r w:rsidRPr="004A0EA8">
        <w:t xml:space="preserve">Pour ces raisons, le module d’irrigation s’appuie principalement sur les données du RGA 2010 pour la délimitation des entités (HRU) irriguées du modèle. </w:t>
      </w:r>
    </w:p>
    <w:p w:rsidR="001E51DC" w:rsidRPr="001E51DC" w:rsidRDefault="001E51DC" w:rsidP="001E51DC">
      <w:r w:rsidRPr="001E51DC">
        <w:t>En revanche, n</w:t>
      </w:r>
      <w:r w:rsidRPr="001E51DC">
        <w:t>ous mettrons en regard les résultats du module d’irrigation (diagnostique de la quantité d’eau requise pour l’irrigation) avec les prélèvements identifiés comme « à destination agricole » (81 et 82, et éventuellement 85) dans la base de données de l’Agence de l’Eau : cette comparaison nous permettra d’estimer la cohérence globale de notre approche, tout en gardant à l’esprit  la nature différente des données comparées (consommation vs prélèvement) et les incertitudes relatives à la donnée (usage  agricole seulement partiel de l’eau des canaux).</w:t>
      </w:r>
    </w:p>
    <w:p w:rsidR="000F43AE" w:rsidRDefault="000F43AE" w:rsidP="0045428C">
      <w:pPr>
        <w:pStyle w:val="Lgende"/>
        <w:keepNext/>
        <w:jc w:val="left"/>
      </w:pPr>
      <w:bookmarkStart w:id="217" w:name="_Ref430101650"/>
      <w:r>
        <w:t xml:space="preserve">Tableau </w:t>
      </w:r>
      <w:fldSimple w:instr=" SEQ Tableau \* ARABIC ">
        <w:r>
          <w:rPr>
            <w:noProof/>
          </w:rPr>
          <w:t>2</w:t>
        </w:r>
      </w:fldSimple>
      <w:bookmarkEnd w:id="217"/>
      <w:r>
        <w:t xml:space="preserve"> : Agrégation des cultu</w:t>
      </w:r>
      <w:r w:rsidR="001E51DC">
        <w:t xml:space="preserve">res issues du RGA </w:t>
      </w:r>
      <w:ins w:id="218" w:author="Isabelle Gouttevin" w:date="2015-09-18T15:44:00Z">
        <w:r w:rsidR="001E51DC">
          <w:t xml:space="preserve">par grand type de cultures, </w:t>
        </w:r>
      </w:ins>
      <w:r w:rsidR="001E51DC">
        <w:t>et proportion</w:t>
      </w:r>
      <w:ins w:id="219" w:author="Isabelle Gouttevin" w:date="2015-09-18T15:44:00Z">
        <w:r w:rsidR="001E51DC">
          <w:t xml:space="preserve"> de</w:t>
        </w:r>
      </w:ins>
      <w:r w:rsidR="001E51DC">
        <w:t xml:space="preserve"> </w:t>
      </w:r>
      <w:del w:id="220" w:author="Isabelle Gouttevin" w:date="2015-09-18T15:44:00Z">
        <w:r w:rsidDel="001E51DC">
          <w:delText xml:space="preserve">sur </w:delText>
        </w:r>
      </w:del>
      <w:r>
        <w:t xml:space="preserve">la SAU irriguée </w:t>
      </w:r>
      <w:ins w:id="221" w:author="Isabelle Gouttevin" w:date="2015-09-18T15:45:00Z">
        <w:r w:rsidR="001E51DC">
          <w:t>de chaque grand type de culture sur le</w:t>
        </w:r>
      </w:ins>
      <w:del w:id="222" w:author="Isabelle Gouttevin" w:date="2015-09-18T15:45:00Z">
        <w:r w:rsidDel="001E51DC">
          <w:delText>du</w:delText>
        </w:r>
      </w:del>
      <w:r>
        <w:t xml:space="preserve"> bassin</w:t>
      </w:r>
      <w:ins w:id="223" w:author="Isabelle Gouttevin" w:date="2015-09-18T15:45:00Z">
        <w:r w:rsidR="001E51DC">
          <w:t xml:space="preserve"> du Rhône.</w:t>
        </w:r>
      </w:ins>
    </w:p>
    <w:tbl>
      <w:tblPr>
        <w:tblStyle w:val="Grilledutableau"/>
        <w:tblW w:w="10740" w:type="dxa"/>
        <w:tblLook w:val="0000" w:firstRow="0" w:lastRow="0" w:firstColumn="0" w:lastColumn="0" w:noHBand="0" w:noVBand="0"/>
      </w:tblPr>
      <w:tblGrid>
        <w:gridCol w:w="1384"/>
        <w:gridCol w:w="1843"/>
        <w:gridCol w:w="5245"/>
        <w:gridCol w:w="2268"/>
      </w:tblGrid>
      <w:tr w:rsidR="009A2941" w:rsidRPr="00946F5D" w:rsidTr="001279F8">
        <w:trPr>
          <w:trHeight w:val="263"/>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Grands types de cultures</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Noms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Cultures regroupées (issues du RGA)</w:t>
            </w:r>
          </w:p>
        </w:tc>
        <w:tc>
          <w:tcPr>
            <w:tcW w:w="2268" w:type="dxa"/>
          </w:tcPr>
          <w:p w:rsidR="009A2941" w:rsidRDefault="009A2941" w:rsidP="009A2941">
            <w:pPr>
              <w:autoSpaceDE w:val="0"/>
              <w:autoSpaceDN w:val="0"/>
              <w:adjustRightInd w:val="0"/>
              <w:spacing w:after="0"/>
              <w:jc w:val="center"/>
              <w:rPr>
                <w:rFonts w:ascii="Calibri" w:hAnsi="Calibri" w:cs="Calibri"/>
                <w:b/>
                <w:bCs/>
                <w:color w:val="000000"/>
              </w:rPr>
            </w:pPr>
            <w:r>
              <w:rPr>
                <w:rFonts w:ascii="Calibri" w:hAnsi="Calibri" w:cs="Calibri"/>
                <w:b/>
                <w:bCs/>
                <w:color w:val="000000"/>
              </w:rPr>
              <w:t xml:space="preserve">Pourcentage de la SAU </w:t>
            </w:r>
          </w:p>
          <w:p w:rsidR="009A2941" w:rsidRPr="00946F5D" w:rsidRDefault="009A2941" w:rsidP="009A2941">
            <w:pPr>
              <w:autoSpaceDE w:val="0"/>
              <w:autoSpaceDN w:val="0"/>
              <w:adjustRightInd w:val="0"/>
              <w:spacing w:after="0"/>
              <w:jc w:val="center"/>
              <w:rPr>
                <w:rFonts w:ascii="Calibri" w:hAnsi="Calibri" w:cs="Calibri"/>
                <w:b/>
                <w:bCs/>
                <w:color w:val="000000"/>
              </w:rPr>
            </w:pPr>
            <w:r>
              <w:rPr>
                <w:rFonts w:ascii="Calibri" w:hAnsi="Calibri" w:cs="Calibri"/>
                <w:b/>
                <w:bCs/>
                <w:color w:val="000000"/>
              </w:rPr>
              <w:t>irriguée sur le bassin</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VGO</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Vigne / Olivier</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Vigne ; Olivier</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4%</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MCE</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Maïs / Autres céréales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Blé tendre ; Orge ; Avoine ; Seigle ; Triticale ; Maïs ; Autres céréales</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34%</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TOU</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Tournesol / Sorgho</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Tournesol ; Sorgho</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7%</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BDU</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Blé dur</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Blé dur</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4%</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MAR</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Maraichage</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Maraichage</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9%</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PDT</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Pomme de terre</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Pomme de terre</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1%</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VER</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Vergers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Fruits à noyau ; Fruits à pépin ; Petits fruits ; Fruits à coque</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21%</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PRA</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Prairies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Prairies</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15%</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PRO</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Protéagineux</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Protéagineux</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2%</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RIZ</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Riz</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Riz</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1%</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JAC</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Jachères / Pépinières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Jachères ; Pépinières ; Arbres de noël ; Cultures énergétiques</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9A2941" w:rsidRPr="00946F5D" w:rsidTr="001279F8">
        <w:trPr>
          <w:trHeight w:val="118"/>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DIV</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Divers / Jardins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 xml:space="preserve">Plantes </w:t>
            </w:r>
            <w:r>
              <w:rPr>
                <w:rFonts w:ascii="Calibri" w:hAnsi="Calibri" w:cs="Calibri"/>
                <w:color w:val="000000"/>
              </w:rPr>
              <w:t xml:space="preserve">fibres ; Fruits et légumes secs </w:t>
            </w:r>
            <w:r w:rsidRPr="00946F5D">
              <w:rPr>
                <w:rFonts w:ascii="Calibri" w:hAnsi="Calibri" w:cs="Calibri"/>
                <w:color w:val="000000"/>
              </w:rPr>
              <w:t>; Jardins et vergers familiaux</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9A2941" w:rsidRPr="00946F5D" w:rsidTr="001279F8">
        <w:trPr>
          <w:trHeight w:val="119"/>
        </w:trPr>
        <w:tc>
          <w:tcPr>
            <w:tcW w:w="1384"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AUT</w:t>
            </w:r>
          </w:p>
        </w:tc>
        <w:tc>
          <w:tcPr>
            <w:tcW w:w="1843"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Plantes industrielles</w:t>
            </w:r>
          </w:p>
        </w:tc>
        <w:tc>
          <w:tcPr>
            <w:tcW w:w="5245" w:type="dxa"/>
            <w:vAlign w:val="center"/>
          </w:tcPr>
          <w:p w:rsidR="009A2941" w:rsidRPr="00946F5D" w:rsidRDefault="009A2941" w:rsidP="00F66BF4">
            <w:pPr>
              <w:autoSpaceDE w:val="0"/>
              <w:autoSpaceDN w:val="0"/>
              <w:adjustRightInd w:val="0"/>
              <w:spacing w:after="0"/>
              <w:jc w:val="center"/>
              <w:rPr>
                <w:rFonts w:ascii="Calibri" w:hAnsi="Calibri" w:cs="Calibri"/>
                <w:color w:val="000000"/>
              </w:rPr>
            </w:pPr>
            <w:r w:rsidRPr="00946F5D">
              <w:rPr>
                <w:rFonts w:ascii="Calibri" w:hAnsi="Calibri" w:cs="Calibri"/>
                <w:color w:val="000000"/>
              </w:rPr>
              <w:t>Plantes industrielles ; Fleurs ornementales</w:t>
            </w:r>
          </w:p>
        </w:tc>
        <w:tc>
          <w:tcPr>
            <w:tcW w:w="2268" w:type="dxa"/>
            <w:vAlign w:val="center"/>
          </w:tcPr>
          <w:p w:rsidR="009A2941" w:rsidRPr="00946F5D" w:rsidRDefault="009A2941" w:rsidP="001279F8">
            <w:pPr>
              <w:autoSpaceDE w:val="0"/>
              <w:autoSpaceDN w:val="0"/>
              <w:adjustRightInd w:val="0"/>
              <w:spacing w:after="0"/>
              <w:jc w:val="center"/>
              <w:rPr>
                <w:rFonts w:ascii="Calibri" w:hAnsi="Calibri" w:cs="Calibri"/>
                <w:color w:val="000000"/>
              </w:rPr>
            </w:pPr>
            <w:r>
              <w:rPr>
                <w:rFonts w:ascii="Calibri" w:hAnsi="Calibri" w:cs="Calibri"/>
                <w:color w:val="000000"/>
              </w:rPr>
              <w:t>2%</w:t>
            </w:r>
          </w:p>
        </w:tc>
      </w:tr>
    </w:tbl>
    <w:p w:rsidR="00FB6958" w:rsidRDefault="000F43AE" w:rsidP="005E35A6">
      <w:r>
        <w:rPr>
          <w:noProof/>
          <w:lang w:eastAsia="fr-FR"/>
        </w:rPr>
        <w:lastRenderedPageBreak/>
        <w:drawing>
          <wp:anchor distT="0" distB="0" distL="114300" distR="114300" simplePos="0" relativeHeight="251714560" behindDoc="1" locked="0" layoutInCell="1" allowOverlap="1" wp14:anchorId="208AA13C" wp14:editId="01583A6A">
            <wp:simplePos x="0" y="0"/>
            <wp:positionH relativeFrom="column">
              <wp:posOffset>5715</wp:posOffset>
            </wp:positionH>
            <wp:positionV relativeFrom="paragraph">
              <wp:posOffset>577215</wp:posOffset>
            </wp:positionV>
            <wp:extent cx="3360420" cy="3970655"/>
            <wp:effectExtent l="0" t="0" r="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ante_SAU_irr.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60420" cy="3970655"/>
                    </a:xfrm>
                    <a:prstGeom prst="rect">
                      <a:avLst/>
                    </a:prstGeom>
                  </pic:spPr>
                </pic:pic>
              </a:graphicData>
            </a:graphic>
            <wp14:sizeRelH relativeFrom="page">
              <wp14:pctWidth>0</wp14:pctWidth>
            </wp14:sizeRelH>
            <wp14:sizeRelV relativeFrom="page">
              <wp14:pctHeight>0</wp14:pctHeight>
            </wp14:sizeRelV>
          </wp:anchor>
        </w:drawing>
      </w:r>
      <w:r>
        <w:rPr>
          <w:noProof/>
          <w:lang w:eastAsia="fr-FR"/>
        </w:rPr>
        <w:drawing>
          <wp:anchor distT="0" distB="0" distL="114300" distR="114300" simplePos="0" relativeHeight="251715584" behindDoc="0" locked="0" layoutInCell="1" allowOverlap="1" wp14:anchorId="30C5B027" wp14:editId="2B039220">
            <wp:simplePos x="0" y="0"/>
            <wp:positionH relativeFrom="column">
              <wp:posOffset>3507105</wp:posOffset>
            </wp:positionH>
            <wp:positionV relativeFrom="paragraph">
              <wp:posOffset>581660</wp:posOffset>
            </wp:positionV>
            <wp:extent cx="3362325" cy="3970655"/>
            <wp:effectExtent l="0" t="0" r="9525"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Uirr_Scanto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62325" cy="3970655"/>
                    </a:xfrm>
                    <a:prstGeom prst="rect">
                      <a:avLst/>
                    </a:prstGeom>
                  </pic:spPr>
                </pic:pic>
              </a:graphicData>
            </a:graphic>
            <wp14:sizeRelH relativeFrom="page">
              <wp14:pctWidth>0</wp14:pctWidth>
            </wp14:sizeRelH>
            <wp14:sizeRelV relativeFrom="page">
              <wp14:pctHeight>0</wp14:pctHeight>
            </wp14:sizeRelV>
          </wp:anchor>
        </w:drawing>
      </w:r>
      <w:r w:rsidR="001E51DC">
        <w:rPr>
          <w:noProof/>
          <w:lang w:eastAsia="fr-FR"/>
        </w:rPr>
        <w:t>L’</w:t>
      </w:r>
      <w:r w:rsidR="00946F5D">
        <w:t>agrégation cantonale</w:t>
      </w:r>
      <w:r w:rsidR="001E51DC">
        <w:t xml:space="preserve"> des données du RGA nous permet d’identifier</w:t>
      </w:r>
      <w:r w:rsidR="00946F5D">
        <w:t xml:space="preserve"> la </w:t>
      </w:r>
      <w:r w:rsidR="003367E1">
        <w:t>culture</w:t>
      </w:r>
      <w:r w:rsidR="001E51DC">
        <w:t xml:space="preserve"> </w:t>
      </w:r>
      <w:ins w:id="224" w:author="Isabelle Gouttevin" w:date="2015-09-18T15:49:00Z">
        <w:r w:rsidR="001E51DC">
          <w:t>irriguée</w:t>
        </w:r>
      </w:ins>
      <w:r w:rsidR="00946F5D">
        <w:t xml:space="preserve"> dominante </w:t>
      </w:r>
      <w:del w:id="225" w:author="Isabelle Gouttevin" w:date="2015-09-18T15:49:00Z">
        <w:r w:rsidR="003367E1" w:rsidDel="001E51DC">
          <w:delText>sur la surface irriguée d’</w:delText>
        </w:r>
        <w:r w:rsidR="00946F5D" w:rsidDel="001E51DC">
          <w:delText>un</w:delText>
        </w:r>
      </w:del>
      <w:ins w:id="226" w:author="Isabelle Gouttevin" w:date="2015-09-18T15:49:00Z">
        <w:r w:rsidR="001E51DC">
          <w:t>sur chaque</w:t>
        </w:r>
      </w:ins>
      <w:r w:rsidR="00946F5D">
        <w:t xml:space="preserve"> canton</w:t>
      </w:r>
      <w:r w:rsidR="00FB6958">
        <w:t xml:space="preserve"> (</w:t>
      </w:r>
      <w:r>
        <w:fldChar w:fldCharType="begin"/>
      </w:r>
      <w:r>
        <w:instrText xml:space="preserve"> REF _Ref430101262 \h </w:instrText>
      </w:r>
      <w:r>
        <w:fldChar w:fldCharType="separate"/>
      </w:r>
      <w:r>
        <w:t xml:space="preserve">Figure </w:t>
      </w:r>
      <w:r>
        <w:rPr>
          <w:noProof/>
        </w:rPr>
        <w:t>5</w:t>
      </w:r>
      <w:r>
        <w:fldChar w:fldCharType="end"/>
      </w:r>
      <w:r w:rsidR="00FB6958">
        <w:t>)</w:t>
      </w:r>
      <w:r w:rsidR="00946F5D">
        <w:t xml:space="preserve">. </w:t>
      </w:r>
    </w:p>
    <w:p w:rsidR="000F43AE" w:rsidRDefault="000F43AE" w:rsidP="005E35A6">
      <w:r>
        <w:rPr>
          <w:noProof/>
          <w:lang w:eastAsia="fr-FR"/>
        </w:rPr>
        <mc:AlternateContent>
          <mc:Choice Requires="wps">
            <w:drawing>
              <wp:anchor distT="0" distB="0" distL="114300" distR="114300" simplePos="0" relativeHeight="251719680" behindDoc="0" locked="0" layoutInCell="1" allowOverlap="1" wp14:anchorId="43099F51" wp14:editId="6331C5C5">
                <wp:simplePos x="0" y="0"/>
                <wp:positionH relativeFrom="column">
                  <wp:posOffset>3145790</wp:posOffset>
                </wp:positionH>
                <wp:positionV relativeFrom="paragraph">
                  <wp:posOffset>4017645</wp:posOffset>
                </wp:positionV>
                <wp:extent cx="3400425" cy="635"/>
                <wp:effectExtent l="0" t="0" r="9525" b="635"/>
                <wp:wrapSquare wrapText="bothSides"/>
                <wp:docPr id="14" name="Zone de texte 14"/>
                <wp:cNvGraphicFramePr/>
                <a:graphic xmlns:a="http://schemas.openxmlformats.org/drawingml/2006/main">
                  <a:graphicData uri="http://schemas.microsoft.com/office/word/2010/wordprocessingShape">
                    <wps:wsp>
                      <wps:cNvSpPr txBox="1"/>
                      <wps:spPr>
                        <a:xfrm>
                          <a:off x="0" y="0"/>
                          <a:ext cx="3400425" cy="635"/>
                        </a:xfrm>
                        <a:prstGeom prst="rect">
                          <a:avLst/>
                        </a:prstGeom>
                        <a:solidFill>
                          <a:prstClr val="white"/>
                        </a:solidFill>
                        <a:ln>
                          <a:noFill/>
                        </a:ln>
                        <a:effectLst/>
                      </wps:spPr>
                      <wps:txbx>
                        <w:txbxContent>
                          <w:p w:rsidR="00D24A8F" w:rsidRDefault="00D24A8F" w:rsidP="00FE1D36">
                            <w:pPr>
                              <w:pStyle w:val="Lgende"/>
                              <w:rPr>
                                <w:noProof/>
                              </w:rPr>
                            </w:pPr>
                            <w:bookmarkStart w:id="227" w:name="_Ref430101288"/>
                            <w:r>
                              <w:t xml:space="preserve">Figure </w:t>
                            </w:r>
                            <w:fldSimple w:instr=" SEQ Figure \* ARABIC ">
                              <w:r>
                                <w:rPr>
                                  <w:noProof/>
                                </w:rPr>
                                <w:t>6</w:t>
                              </w:r>
                            </w:fldSimple>
                            <w:bookmarkEnd w:id="227"/>
                            <w:r>
                              <w:t xml:space="preserve"> : Rapport </w:t>
                            </w:r>
                            <m:oMath>
                              <m:f>
                                <m:fPr>
                                  <m:ctrlPr>
                                    <w:rPr>
                                      <w:rFonts w:ascii="Cambria Math" w:hAnsi="Cambria Math"/>
                                      <w:i/>
                                    </w:rPr>
                                  </m:ctrlPr>
                                </m:fPr>
                                <m:num>
                                  <m:sSub>
                                    <m:sSubPr>
                                      <m:ctrlPr>
                                        <w:rPr>
                                          <w:rFonts w:ascii="Cambria Math" w:hAnsi="Cambria Math"/>
                                          <w:i/>
                                        </w:rPr>
                                      </m:ctrlPr>
                                    </m:sSubPr>
                                    <m:e>
                                      <m:r>
                                        <m:rPr>
                                          <m:sty m:val="bi"/>
                                        </m:rPr>
                                        <w:rPr>
                                          <w:rFonts w:ascii="Cambria Math" w:hAnsi="Cambria Math"/>
                                        </w:rPr>
                                        <m:t>SAU</m:t>
                                      </m:r>
                                    </m:e>
                                    <m:sub>
                                      <m:r>
                                        <m:rPr>
                                          <m:sty m:val="bi"/>
                                        </m:rPr>
                                        <w:rPr>
                                          <w:rFonts w:ascii="Cambria Math" w:hAnsi="Cambria Math"/>
                                        </w:rPr>
                                        <m:t>irriguée</m:t>
                                      </m:r>
                                    </m:sub>
                                  </m:sSub>
                                </m:num>
                                <m:den>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canton</m:t>
                                      </m:r>
                                    </m:sub>
                                  </m:sSub>
                                </m:den>
                              </m:f>
                            </m:oMath>
                            <w:r>
                              <w:t xml:space="preserve"> sur les cantons du bassin du Rhône</w:t>
                            </w:r>
                            <w:ins w:id="228" w:author="Isabelle Gouttevin" w:date="2015-09-18T15:50:00Z">
                              <w:r w:rsidR="001E51DC">
                                <w:t xml:space="preserve">, et cantons identifiés comme </w:t>
                              </w:r>
                            </w:ins>
                            <w:ins w:id="229" w:author="Isabelle Gouttevin" w:date="2015-09-18T15:51:00Z">
                              <w:r w:rsidR="001E51DC">
                                <w:t>« irrigués » dans notre modélisation.</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Zone de texte 14" o:spid="_x0000_s1029" type="#_x0000_t202" style="position:absolute;left:0;text-align:left;margin-left:247.7pt;margin-top:316.35pt;width:267.75pt;height:.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0ZCOgIAAHkEAAAOAAAAZHJzL2Uyb0RvYy54bWysVE1v2zAMvQ/YfxB0X+x8tBiMOEWWIsOA oC2QDgV2U2Q5FiCJmqTEzn79KNlOt26nYReFIqlH8z0yy7tOK3IWzkswJZ1OckqE4VBJcyzp1+ft h4+U+MBMxRQYUdKL8PRu9f7dsrWFmEEDqhKOIIjxRWtL2oRgiyzzvBGa+QlYYTBYg9Ms4NUds8qx FtG1ymZ5fpu14CrrgAvv0XvfB+kq4de14OGxrr0IRJUUvy2k06XzEM9stWTF0THbSD58BvuHr9BM Gix6hbpngZGTk39AackdeKjDhIPOoK4lF6kH7Gaav+lm3zArUi9IjrdXmvz/g+UP5ydHZIXaLSgx TKNG31ApUgkSRBcEQT+S1FpfYO7eYnboPkGHD0a/R2fsvaudjr/YFcE40n25UoxQhKNzvsjzxeyG Eo6x2/lNxMhen1rnw2cBmkSjpA71S7Sy886HPnVMiZU8KFltpVLxEgMb5ciZodZtI4MYwH/LUibm GoivesDeI9KwDFVit31X0QrdoUsUzceOD1BdkAgH/Tx5y7cSq++YD0/M4QBh77gU4RGPWkFbUhgs ShpwP/7mj/moK0YpaXEgS+q/n5gTlKgvBhWP0zsabjQOo2FOegPY9xTXzfJk4gMX1GjWDvQL7so6 VsEQMxxrlTSM5ib0a4G7xsV6nZJwRi0LO7O3PEKPLD93L8zZQaM4JQ8wjior3kjV5yax7PoUkPek Y+S1ZxH1jxec7zQJwy7GBfr1nrJe/zFWPwEAAP//AwBQSwMEFAAGAAgAAAAhAFNjM5HdAAAACQEA AA8AAABkcnMvZG93bnJldi54bWxMj7FOwzAQhvdKfQfrVkRtmhDaKE6FKhhgqQhd2Nz4Ggfic2Q7 bXl7XBYY7+7Tf99fbS52YCf0oXck4W4hgCG1TvfUSdi/P9+ugIWoSKvBEUr4xgCbej6rVKndmd7w 1MSOpRAKpZJgYhxLzkNr0KqwcCNSuh2dtyqm0Xdce3VO4XbgSyEKblVP6YNRI24Ntl/NZCXs8o+d uZmOT6+PeeZf9tO2+OwaKeczYBEv8Y+Eq3vyhjoJHdxEOrBBQr6+zxMqociWD8CuhMjEGtjhd7UC Xlf8f4P6BwAA//8DAFBLAQItABQABgAIAAAAIQC2gziS/gAAAOEBAAATAAAAAAAAAAAAAAAAAAAA AABbQ29udGVudF9UeXBlc10ueG1sUEsBAi0AFAAGAAgAAAAhADj9If/WAAAAlAEAAAsAAAAAAAAA AAAAAAAALwEAAF9yZWxzLy5yZWxzUEsBAi0AFAAGAAgAAAAhAN//RkI6AgAAeQQAAA4AAAAAAAAA AAAAAAAALgIAAGRycy9lMm9Eb2MueG1sUEsBAi0AFAAGAAgAAAAhAFNjM5HdAAAACQEAAA8AAAAA AAAAAAAAAAAAlAQAAGRycy9kb3ducmV2LnhtbFBLBQYAAAAABAAEAPMAAACeBQAAAAA= " stroked="f">
                <v:textbox style="mso-fit-shape-to-text:t" inset="0,0,0,0">
                  <w:txbxContent>
                    <w:p w:rsidR="00D24A8F" w:rsidRDefault="00D24A8F" w:rsidP="00FE1D36">
                      <w:pPr>
                        <w:pStyle w:val="Lgende"/>
                        <w:rPr>
                          <w:noProof/>
                        </w:rPr>
                      </w:pPr>
                      <w:bookmarkStart w:id="230" w:name="_Ref430101288"/>
                      <w:r>
                        <w:t xml:space="preserve">Figure </w:t>
                      </w:r>
                      <w:fldSimple w:instr=" SEQ Figure \* ARABIC ">
                        <w:r>
                          <w:rPr>
                            <w:noProof/>
                          </w:rPr>
                          <w:t>6</w:t>
                        </w:r>
                      </w:fldSimple>
                      <w:bookmarkEnd w:id="230"/>
                      <w:r>
                        <w:t xml:space="preserve"> : Rapport </w:t>
                      </w:r>
                      <m:oMath>
                        <m:f>
                          <m:fPr>
                            <m:ctrlPr>
                              <w:rPr>
                                <w:rFonts w:ascii="Cambria Math" w:hAnsi="Cambria Math"/>
                                <w:i/>
                              </w:rPr>
                            </m:ctrlPr>
                          </m:fPr>
                          <m:num>
                            <m:sSub>
                              <m:sSubPr>
                                <m:ctrlPr>
                                  <w:rPr>
                                    <w:rFonts w:ascii="Cambria Math" w:hAnsi="Cambria Math"/>
                                    <w:i/>
                                  </w:rPr>
                                </m:ctrlPr>
                              </m:sSubPr>
                              <m:e>
                                <m:r>
                                  <m:rPr>
                                    <m:sty m:val="bi"/>
                                  </m:rPr>
                                  <w:rPr>
                                    <w:rFonts w:ascii="Cambria Math" w:hAnsi="Cambria Math"/>
                                  </w:rPr>
                                  <m:t>SAU</m:t>
                                </m:r>
                              </m:e>
                              <m:sub>
                                <m:r>
                                  <m:rPr>
                                    <m:sty m:val="bi"/>
                                  </m:rPr>
                                  <w:rPr>
                                    <w:rFonts w:ascii="Cambria Math" w:hAnsi="Cambria Math"/>
                                  </w:rPr>
                                  <m:t>irriguée</m:t>
                                </m:r>
                              </m:sub>
                            </m:sSub>
                          </m:num>
                          <m:den>
                            <m:sSub>
                              <m:sSubPr>
                                <m:ctrlPr>
                                  <w:rPr>
                                    <w:rFonts w:ascii="Cambria Math" w:hAnsi="Cambria Math"/>
                                    <w:i/>
                                  </w:rPr>
                                </m:ctrlPr>
                              </m:sSubPr>
                              <m:e>
                                <m:r>
                                  <m:rPr>
                                    <m:sty m:val="bi"/>
                                  </m:rPr>
                                  <w:rPr>
                                    <w:rFonts w:ascii="Cambria Math" w:hAnsi="Cambria Math"/>
                                  </w:rPr>
                                  <m:t>S</m:t>
                                </m:r>
                              </m:e>
                              <m:sub>
                                <m:r>
                                  <m:rPr>
                                    <m:sty m:val="bi"/>
                                  </m:rPr>
                                  <w:rPr>
                                    <w:rFonts w:ascii="Cambria Math" w:hAnsi="Cambria Math"/>
                                  </w:rPr>
                                  <m:t>canton</m:t>
                                </m:r>
                              </m:sub>
                            </m:sSub>
                          </m:den>
                        </m:f>
                      </m:oMath>
                      <w:r>
                        <w:t xml:space="preserve"> sur les cantons du bassin du Rhône</w:t>
                      </w:r>
                      <w:ins w:id="231" w:author="Isabelle Gouttevin" w:date="2015-09-18T15:50:00Z">
                        <w:r w:rsidR="001E51DC">
                          <w:t xml:space="preserve">, et cantons identifiés comme </w:t>
                        </w:r>
                      </w:ins>
                      <w:ins w:id="232" w:author="Isabelle Gouttevin" w:date="2015-09-18T15:51:00Z">
                        <w:r w:rsidR="001E51DC">
                          <w:t>« irrigués » dans notre modélisation.</w:t>
                        </w:r>
                      </w:ins>
                    </w:p>
                  </w:txbxContent>
                </v:textbox>
                <w10:wrap type="square"/>
              </v:shape>
            </w:pict>
          </mc:Fallback>
        </mc:AlternateContent>
      </w:r>
      <w:r>
        <w:rPr>
          <w:noProof/>
          <w:lang w:eastAsia="fr-FR"/>
        </w:rPr>
        <mc:AlternateContent>
          <mc:Choice Requires="wps">
            <w:drawing>
              <wp:anchor distT="0" distB="0" distL="114300" distR="114300" simplePos="0" relativeHeight="251721728" behindDoc="0" locked="0" layoutInCell="1" allowOverlap="1" wp14:anchorId="077D08E9" wp14:editId="62CB8D29">
                <wp:simplePos x="0" y="0"/>
                <wp:positionH relativeFrom="column">
                  <wp:posOffset>-435610</wp:posOffset>
                </wp:positionH>
                <wp:positionV relativeFrom="paragraph">
                  <wp:posOffset>4007485</wp:posOffset>
                </wp:positionV>
                <wp:extent cx="3257550" cy="635"/>
                <wp:effectExtent l="0" t="0" r="0" b="0"/>
                <wp:wrapSquare wrapText="bothSides"/>
                <wp:docPr id="15" name="Zone de texte 15"/>
                <wp:cNvGraphicFramePr/>
                <a:graphic xmlns:a="http://schemas.openxmlformats.org/drawingml/2006/main">
                  <a:graphicData uri="http://schemas.microsoft.com/office/word/2010/wordprocessingShape">
                    <wps:wsp>
                      <wps:cNvSpPr txBox="1"/>
                      <wps:spPr>
                        <a:xfrm>
                          <a:off x="0" y="0"/>
                          <a:ext cx="3257550" cy="635"/>
                        </a:xfrm>
                        <a:prstGeom prst="rect">
                          <a:avLst/>
                        </a:prstGeom>
                        <a:solidFill>
                          <a:prstClr val="white"/>
                        </a:solidFill>
                        <a:ln>
                          <a:noFill/>
                        </a:ln>
                        <a:effectLst/>
                      </wps:spPr>
                      <wps:txbx>
                        <w:txbxContent>
                          <w:p w:rsidR="00D24A8F" w:rsidRDefault="00D24A8F" w:rsidP="00FE1D36">
                            <w:pPr>
                              <w:pStyle w:val="Lgende"/>
                              <w:rPr>
                                <w:noProof/>
                              </w:rPr>
                            </w:pPr>
                            <w:bookmarkStart w:id="233" w:name="_Ref430101262"/>
                            <w:r>
                              <w:t xml:space="preserve">Figure </w:t>
                            </w:r>
                            <w:fldSimple w:instr=" SEQ Figure \* ARABIC ">
                              <w:r>
                                <w:rPr>
                                  <w:noProof/>
                                </w:rPr>
                                <w:t>5</w:t>
                              </w:r>
                            </w:fldSimple>
                            <w:bookmarkEnd w:id="233"/>
                            <w:r>
                              <w:t xml:space="preserve"> : Culture</w:t>
                            </w:r>
                            <w:ins w:id="234" w:author="Isabelle Gouttevin" w:date="2015-09-18T15:51:00Z">
                              <w:r w:rsidR="001E51DC">
                                <w:t xml:space="preserve"> irriguée</w:t>
                              </w:r>
                            </w:ins>
                            <w:r>
                              <w:t xml:space="preserve"> dominante par canton </w:t>
                            </w:r>
                            <w:del w:id="235" w:author="Isabelle Gouttevin" w:date="2015-09-18T15:51:00Z">
                              <w:r w:rsidDel="001E51DC">
                                <w:delText>sur la SAU irriguée</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Zone de texte 15" o:spid="_x0000_s1030" type="#_x0000_t202" style="position:absolute;left:0;text-align:left;margin-left:-34.3pt;margin-top:315.55pt;width:256.5pt;height:.0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TO69OgIAAHkEAAAOAAAAZHJzL2Uyb0RvYy54bWysVF1v0zAUfUfiP1h+p2k7OlDVdCqdipCq bVKHJvHmOk4TyfE1tttk/HqOnaaDwRPixbm+n77n3JvFTddodlLO12RyPhmNOVNGUlGbQ86/Pm7e feTMB2EKocmonD8rz2+Wb98sWjtXU6pIF8oxJDF+3tqcVyHYeZZ5WalG+BFZZWAsyTUi4OoOWeFE i+yNzqbj8XXWkiusI6m8h/a2N/Jlyl+WSob7svQqMJ1zvC2k06VzH89suRDzgxO2quX5GeIfXtGI 2qDoJdWtCIIdXf1HqqaWjjyVYSSpyagsa6lSD+hmMn7Vza4SVqVeAI63F5j8/0sr704PjtUFuJtx ZkQDjr6BKVYoFlQXFIMeILXWz+G7s/AO3SfqEDDoPZSx9650TfyiKwY74H6+QIxUTEJ5NZ19mM1g krBdX6Xc2UuodT58VtSwKOTcgb8EqzhtfcAz4Dq4xEqedF1saq3jJRrW2rGTANdtVQcVH4iI37y0 ib6GYlRv7jUqDcu5Suy27ypKodt3CaL3Q8d7Kp4BhKN+nryVmxrVt8KHB+EwQGgQSxHucZSa2pzT WeKsIvfjb/roD15h5azFQObcfz8KpzjTXwwYj9M7CG4Q9oNgjs2a0PcE62ZlEhHggh7E0lHzhF1Z xSowCSNRK+dhENehXwvsmlSrVXLCjFoRtmZnZUw9oPzYPQlnzxzFKbmjYVTF/BVVvW8iy66OAbgn HiOuPYqgKF4w34ms8y7GBfr1nrxe/hjLnwAAAP//AwBQSwMEFAAGAAgAAAAhAA2+PSrbAAAACAEA AA8AAABkcnMvZG93bnJldi54bWxMj8FuwjAMhu9IvEPk6wRpoYpQ1RRNaDtsF7SOC7fQmKZbk1RJ Cuzt53Fhvtn+9Ptztb3ZgV0wxN47CfkyA4au9bp3nYTD5+tiAywm5bQavEMJPxhhW89nlSq1v7oP vDSpYxTiYqkkmJTGkvPYGrQqLv2IjnZnH6xK1IaO66CuFG4Hvsoywa3qHV0wasSdwfa7mayEfXHc m6fp/PL+XKzD22Haia+ukXI+A5bwlh4k/LmTN9QkdPKT05ENEhZiIwiVINZ5DoyIggrY6T5ZAa8r /v+B+hcAAP//AwBQSwECLQAUAAYACAAAACEAtoM4kv4AAADhAQAAEwAAAAAAAAAAAAAAAAAAAAAA W0NvbnRlbnRfVHlwZXNdLnhtbFBLAQItABQABgAIAAAAIQA4/SH/1gAAAJQBAAALAAAAAAAAAAAA AAAAAC8BAABfcmVscy8ucmVsc1BLAQItABQABgAIAAAAIQCaTO69OgIAAHkEAAAOAAAAAAAAAAAA AAAAAC4CAABkcnMvZTJvRG9jLnhtbFBLAQItABQABgAIAAAAIQANvj0q2wAAAAgBAAAPAAAAAAAA AAAAAAAAAJQEAABkcnMvZG93bnJldi54bWxQSwUGAAAAAAQABADzAAAAnAUAAAAA " stroked="f">
                <v:textbox style="mso-fit-shape-to-text:t" inset="0,0,0,0">
                  <w:txbxContent>
                    <w:p w:rsidR="00D24A8F" w:rsidRDefault="00D24A8F" w:rsidP="00FE1D36">
                      <w:pPr>
                        <w:pStyle w:val="Lgende"/>
                        <w:rPr>
                          <w:noProof/>
                        </w:rPr>
                      </w:pPr>
                      <w:bookmarkStart w:id="236" w:name="_Ref430101262"/>
                      <w:r>
                        <w:t xml:space="preserve">Figure </w:t>
                      </w:r>
                      <w:fldSimple w:instr=" SEQ Figure \* ARABIC ">
                        <w:r>
                          <w:rPr>
                            <w:noProof/>
                          </w:rPr>
                          <w:t>5</w:t>
                        </w:r>
                      </w:fldSimple>
                      <w:bookmarkEnd w:id="236"/>
                      <w:r>
                        <w:t xml:space="preserve"> : Culture</w:t>
                      </w:r>
                      <w:ins w:id="237" w:author="Isabelle Gouttevin" w:date="2015-09-18T15:51:00Z">
                        <w:r w:rsidR="001E51DC">
                          <w:t xml:space="preserve"> irriguée</w:t>
                        </w:r>
                      </w:ins>
                      <w:r>
                        <w:t xml:space="preserve"> dominante par canton </w:t>
                      </w:r>
                      <w:del w:id="238" w:author="Isabelle Gouttevin" w:date="2015-09-18T15:51:00Z">
                        <w:r w:rsidDel="001E51DC">
                          <w:delText>sur la SAU irriguée</w:delText>
                        </w:r>
                      </w:del>
                    </w:p>
                  </w:txbxContent>
                </v:textbox>
                <w10:wrap type="square"/>
              </v:shape>
            </w:pict>
          </mc:Fallback>
        </mc:AlternateContent>
      </w:r>
    </w:p>
    <w:p w:rsidR="00FB6958" w:rsidRDefault="00946F5D" w:rsidP="000F43AE">
      <w:pPr>
        <w:keepNext/>
      </w:pPr>
      <w:r>
        <w:t xml:space="preserve">Sur les 573 cantons du bassin versant du Rhône à Beaucaire, nous avons </w:t>
      </w:r>
      <w:del w:id="239" w:author="Isabelle Gouttevin" w:date="2015-09-18T15:52:00Z">
        <w:r w:rsidDel="001E51DC">
          <w:delText xml:space="preserve">identifié </w:delText>
        </w:r>
      </w:del>
      <w:ins w:id="240" w:author="Isabelle Gouttevin" w:date="2015-09-18T15:52:00Z">
        <w:r w:rsidR="001E51DC">
          <w:t>caractérisé</w:t>
        </w:r>
        <w:r w:rsidR="001E51DC">
          <w:t xml:space="preserve"> </w:t>
        </w:r>
      </w:ins>
      <w:r>
        <w:t xml:space="preserve">les cantons irrigués </w:t>
      </w:r>
      <w:del w:id="241" w:author="Isabelle Gouttevin" w:date="2015-09-18T15:52:00Z">
        <w:r w:rsidDel="001E51DC">
          <w:delText>à partir du</w:delText>
        </w:r>
      </w:del>
      <w:ins w:id="242" w:author="Isabelle Gouttevin" w:date="2015-09-18T15:52:00Z">
        <w:r w:rsidR="001E51DC">
          <w:t>par le</w:t>
        </w:r>
      </w:ins>
      <w:r>
        <w:t xml:space="preserve"> rapport  </w:t>
      </w:r>
      <m:oMath>
        <m:f>
          <m:fPr>
            <m:ctrlPr>
              <w:rPr>
                <w:rFonts w:ascii="Cambria Math" w:hAnsi="Cambria Math"/>
                <w:i/>
              </w:rPr>
            </m:ctrlPr>
          </m:fPr>
          <m:num>
            <m:r>
              <w:rPr>
                <w:rFonts w:ascii="Cambria Math" w:hAnsi="Cambria Math"/>
              </w:rPr>
              <m:t>surface irriguée</m:t>
            </m:r>
          </m:num>
          <m:den>
            <m:r>
              <w:rPr>
                <w:rFonts w:ascii="Cambria Math" w:hAnsi="Cambria Math"/>
              </w:rPr>
              <m:t>surface canton</m:t>
            </m:r>
          </m:den>
        </m:f>
      </m:oMath>
      <w:r>
        <w:t xml:space="preserve"> .</w:t>
      </w:r>
      <w:r w:rsidR="001A1C5F">
        <w:t xml:space="preserve"> </w:t>
      </w:r>
      <w:r>
        <w:t xml:space="preserve">Les surfaces </w:t>
      </w:r>
      <w:r w:rsidR="00FB6958">
        <w:t>irriguées étant très faibles par rapport aux surfaces des cantons, nous avons fixé une valeur mi</w:t>
      </w:r>
      <w:r w:rsidR="00792F77">
        <w:t xml:space="preserve">nimale de ce ratio de 5% </w:t>
      </w:r>
      <w:r w:rsidR="00FB6958">
        <w:t>pour considérer un canton comme étant irrigué.</w:t>
      </w:r>
      <w:r w:rsidR="00C0205D">
        <w:t xml:space="preserve"> </w:t>
      </w:r>
      <w:r w:rsidR="00FB6958">
        <w:t>Le maraichage a été traité différemment</w:t>
      </w:r>
      <w:r w:rsidR="00792F77">
        <w:t xml:space="preserve"> car</w:t>
      </w:r>
      <w:r w:rsidR="00FB6958">
        <w:t xml:space="preserve"> les surfaces couvertes par les exploitations maraichères sont généralement très petites mais </w:t>
      </w:r>
      <w:r w:rsidR="00792F77">
        <w:t xml:space="preserve">les demandes en </w:t>
      </w:r>
      <w:r w:rsidR="00FB6958">
        <w:t>eau</w:t>
      </w:r>
      <w:r w:rsidR="00792F77">
        <w:t xml:space="preserve"> sont importantes</w:t>
      </w:r>
      <w:r w:rsidR="00FB6958">
        <w:t xml:space="preserve">. La valeur minimale du ratio permettant de définir si le canton est irrigué ou non pour </w:t>
      </w:r>
      <w:r w:rsidR="00792F77">
        <w:t>l’</w:t>
      </w:r>
      <w:r w:rsidR="00FB6958">
        <w:t>agriculture</w:t>
      </w:r>
      <w:r w:rsidR="00792F77">
        <w:t xml:space="preserve"> maraichère</w:t>
      </w:r>
      <w:r w:rsidR="00FB6958">
        <w:t xml:space="preserve"> </w:t>
      </w:r>
      <w:r w:rsidR="00C0205D">
        <w:t>a</w:t>
      </w:r>
      <w:ins w:id="243" w:author="Isabelle Gouttevin" w:date="2015-09-18T15:52:00Z">
        <w:r w:rsidR="001E51DC">
          <w:t xml:space="preserve"> ainsi</w:t>
        </w:r>
      </w:ins>
      <w:r w:rsidR="00C0205D">
        <w:t xml:space="preserve"> été fixée à 1%. </w:t>
      </w:r>
      <w:r w:rsidR="00FB6958">
        <w:t xml:space="preserve">Nous avons </w:t>
      </w:r>
      <w:r w:rsidR="00FE1D36">
        <w:t>146 cantons avec un ratio supérieur à 5% et 27 donc la culture dominante est le maraichage avec un ratio compris entre 1 et 5%</w:t>
      </w:r>
      <w:r w:rsidR="00792F77">
        <w:t>,</w:t>
      </w:r>
      <w:r w:rsidR="00FE1D36">
        <w:t xml:space="preserve"> </w:t>
      </w:r>
      <w:r w:rsidR="00FE1D36" w:rsidRPr="001E51DC">
        <w:rPr>
          <w:b/>
          <w:rPrChange w:id="244" w:author="Isabelle Gouttevin" w:date="2015-09-18T15:53:00Z">
            <w:rPr/>
          </w:rPrChange>
        </w:rPr>
        <w:t>soit</w:t>
      </w:r>
      <w:r w:rsidR="00FB6958" w:rsidRPr="001E51DC">
        <w:rPr>
          <w:b/>
          <w:rPrChange w:id="245" w:author="Isabelle Gouttevin" w:date="2015-09-18T15:53:00Z">
            <w:rPr/>
          </w:rPrChange>
        </w:rPr>
        <w:t xml:space="preserve"> 173 cantons irrigués sur le bassin versant du Rhône</w:t>
      </w:r>
      <w:r w:rsidR="00FE1D36">
        <w:t xml:space="preserve"> (</w:t>
      </w:r>
      <w:r w:rsidR="000F43AE">
        <w:fldChar w:fldCharType="begin"/>
      </w:r>
      <w:r w:rsidR="000F43AE">
        <w:instrText xml:space="preserve"> REF _Ref430101288 \h </w:instrText>
      </w:r>
      <w:r w:rsidR="000F43AE">
        <w:fldChar w:fldCharType="separate"/>
      </w:r>
      <w:r w:rsidR="000F43AE">
        <w:t xml:space="preserve">Figure </w:t>
      </w:r>
      <w:r w:rsidR="000F43AE">
        <w:rPr>
          <w:noProof/>
        </w:rPr>
        <w:t>6</w:t>
      </w:r>
      <w:r w:rsidR="000F43AE">
        <w:fldChar w:fldCharType="end"/>
      </w:r>
      <w:r w:rsidR="00FE1D36">
        <w:t>)</w:t>
      </w:r>
      <w:r w:rsidR="00FB6958">
        <w:t xml:space="preserve">. </w:t>
      </w:r>
      <w:ins w:id="246" w:author="Isabelle Gouttevin" w:date="2015-09-18T15:53:00Z">
        <w:r w:rsidR="001E51DC">
          <w:t xml:space="preserve">Ces surfaces respectent globalement les contours des zones à forts prélèvements agricoles recensés par la base de données de prélèvements de l’Agence de l’Eau </w:t>
        </w:r>
        <w:r w:rsidR="001E51DC" w:rsidRPr="001E51DC">
          <w:rPr>
            <w:highlight w:val="green"/>
            <w:rPrChange w:id="247" w:author="Isabelle Gouttevin" w:date="2015-09-18T15:54:00Z">
              <w:rPr/>
            </w:rPrChange>
          </w:rPr>
          <w:t>(carte XXX),</w:t>
        </w:r>
        <w:r w:rsidR="001E51DC">
          <w:t xml:space="preserve"> justifiant ainsi nos choix de représentation.</w:t>
        </w:r>
      </w:ins>
    </w:p>
    <w:p w:rsidR="00052BD4" w:rsidRDefault="003367E1" w:rsidP="005E35A6">
      <w:r>
        <w:t>L</w:t>
      </w:r>
      <w:r w:rsidR="00C0205D">
        <w:t xml:space="preserve">e choix des cantons irrigués </w:t>
      </w:r>
      <w:r>
        <w:t xml:space="preserve">ayant été </w:t>
      </w:r>
      <w:r w:rsidR="00C0205D">
        <w:t xml:space="preserve">réalisé, nous avons croisé </w:t>
      </w:r>
      <w:r>
        <w:t>les cantons irrigués</w:t>
      </w:r>
      <w:r w:rsidR="00C0205D">
        <w:t xml:space="preserve"> avec le maillage du bassin en HRUs. </w:t>
      </w:r>
      <w:r>
        <w:t xml:space="preserve">Notre hypothèse a été de </w:t>
      </w:r>
      <w:r w:rsidR="00052BD4">
        <w:t xml:space="preserve">sélectionner uniquement les </w:t>
      </w:r>
      <w:r w:rsidR="00C0205D">
        <w:t xml:space="preserve">HRUs de type agriculture </w:t>
      </w:r>
      <w:r w:rsidR="00052BD4">
        <w:t>pour l’</w:t>
      </w:r>
      <w:r w:rsidR="00C0205D">
        <w:t>irrig</w:t>
      </w:r>
      <w:r w:rsidR="00052BD4">
        <w:t>ation</w:t>
      </w:r>
      <w:r w:rsidR="00C0205D">
        <w:t>.</w:t>
      </w:r>
      <w:r>
        <w:t xml:space="preserve"> </w:t>
      </w:r>
      <w:r w:rsidR="00052BD4">
        <w:t xml:space="preserve">Ce choix a été motivé par le fait que lors de l’agrégation des classes du Corine Land </w:t>
      </w:r>
      <w:proofErr w:type="spellStart"/>
      <w:r w:rsidR="00052BD4">
        <w:t>Cover</w:t>
      </w:r>
      <w:proofErr w:type="spellEnd"/>
      <w:r w:rsidR="00052BD4">
        <w:t>, toutes les surfaces pouvant être irriguées avaient été rassemblées dans le type de sol : ‘terres agricoles’.</w:t>
      </w:r>
      <w:r w:rsidR="00DD41B1">
        <w:t xml:space="preserve"> Ces surfaces représentent environ 43% du bassin versant dans le maillage final</w:t>
      </w:r>
      <w:r w:rsidR="00F047C1">
        <w:t xml:space="preserve"> (5352 sur 12467 HRUs)</w:t>
      </w:r>
      <w:r w:rsidR="00DD41B1">
        <w:t>.</w:t>
      </w:r>
    </w:p>
    <w:p w:rsidR="00B344C4" w:rsidRDefault="00DD41B1" w:rsidP="005E35A6">
      <w:r>
        <w:t>Lors du croisement, i</w:t>
      </w:r>
      <w:r w:rsidR="00C0205D">
        <w:t xml:space="preserve">l s’est avéré que certaines HRUs couvraient plusieurs cantons. </w:t>
      </w:r>
      <w:r w:rsidR="003367E1">
        <w:t>Pour ces HRUs</w:t>
      </w:r>
      <w:r w:rsidR="00792F77">
        <w:t>, nous avons</w:t>
      </w:r>
      <w:r w:rsidR="003367E1">
        <w:t xml:space="preserve"> considéré que l</w:t>
      </w:r>
      <w:r>
        <w:t>a</w:t>
      </w:r>
      <w:r w:rsidR="003367E1">
        <w:t xml:space="preserve"> culture principale était celle du canton</w:t>
      </w:r>
      <w:r w:rsidR="00792F77">
        <w:t xml:space="preserve"> qu’elles recouvraient en majorité</w:t>
      </w:r>
      <w:r w:rsidR="001A1C5F">
        <w:t xml:space="preserve">. Ainsi, nous avons </w:t>
      </w:r>
      <w:r w:rsidR="00944F36">
        <w:t>attribué</w:t>
      </w:r>
      <w:r w:rsidR="001A1C5F">
        <w:t xml:space="preserve"> pour chaque HRU de type agricole</w:t>
      </w:r>
      <w:r w:rsidR="00FC411A">
        <w:t>,</w:t>
      </w:r>
      <w:r w:rsidR="001A1C5F">
        <w:t xml:space="preserve"> couvrant même partiellement un canton irrigué, </w:t>
      </w:r>
      <w:r w:rsidR="000C47BD">
        <w:t xml:space="preserve">un </w:t>
      </w:r>
      <w:r w:rsidR="008D71EB">
        <w:t xml:space="preserve">des grands </w:t>
      </w:r>
      <w:r w:rsidR="000C47BD">
        <w:t>type</w:t>
      </w:r>
      <w:r w:rsidR="008D71EB">
        <w:t>s</w:t>
      </w:r>
      <w:r w:rsidR="000C47BD">
        <w:t xml:space="preserve"> </w:t>
      </w:r>
      <w:r w:rsidR="008D71EB">
        <w:lastRenderedPageBreak/>
        <w:t xml:space="preserve">de </w:t>
      </w:r>
      <w:r w:rsidR="000C47BD">
        <w:t>culture</w:t>
      </w:r>
      <w:r w:rsidR="008D71EB">
        <w:t>s retenus</w:t>
      </w:r>
      <w:r w:rsidR="008D1C33">
        <w:t>.</w:t>
      </w:r>
      <w:r w:rsidR="00F047C1">
        <w:t xml:space="preserve"> </w:t>
      </w:r>
      <w:r w:rsidR="00B344C4">
        <w:t xml:space="preserve">Afin de ne pas surestimer la surface irriguée sur le bassin, nous avons fixé un </w:t>
      </w:r>
      <w:r w:rsidR="008D1C33">
        <w:t>minimum</w:t>
      </w:r>
      <w:r w:rsidR="00B344C4">
        <w:t xml:space="preserve"> de surface de la HRU </w:t>
      </w:r>
      <w:r w:rsidR="008D1C33">
        <w:t>couverte par un</w:t>
      </w:r>
      <w:r w:rsidR="00B344C4">
        <w:t xml:space="preserve"> canton </w:t>
      </w:r>
      <w:r w:rsidR="008D1C33">
        <w:t xml:space="preserve">irrigué </w:t>
      </w:r>
      <w:r w:rsidR="00B344C4">
        <w:t xml:space="preserve">de 50%. </w:t>
      </w:r>
    </w:p>
    <w:p w:rsidR="000C47BD" w:rsidRDefault="009521BC" w:rsidP="005E35A6">
      <w:r>
        <w:t xml:space="preserve">A l’issue des traitements successifs, </w:t>
      </w:r>
      <w:r w:rsidR="00B344C4">
        <w:t>1733</w:t>
      </w:r>
      <w:r>
        <w:t xml:space="preserve"> d</w:t>
      </w:r>
      <w:r w:rsidR="00F047C1">
        <w:t xml:space="preserve">es 5352 </w:t>
      </w:r>
      <w:r>
        <w:t xml:space="preserve">HRUs </w:t>
      </w:r>
      <w:r w:rsidR="00F047C1">
        <w:t>de type agricole</w:t>
      </w:r>
      <w:r>
        <w:t xml:space="preserve"> ont été </w:t>
      </w:r>
      <w:r w:rsidR="008D1C33">
        <w:t>fixées comme irriguées</w:t>
      </w:r>
      <w:r>
        <w:t>.</w:t>
      </w:r>
    </w:p>
    <w:p w:rsidR="00A8593B" w:rsidRDefault="00A8593B" w:rsidP="005E35A6"/>
    <w:p w:rsidR="00C46362" w:rsidRDefault="002B055F" w:rsidP="005E35A6">
      <w:r>
        <w:rPr>
          <w:noProof/>
          <w:lang w:eastAsia="fr-FR"/>
        </w:rPr>
        <w:drawing>
          <wp:anchor distT="0" distB="0" distL="114300" distR="114300" simplePos="0" relativeHeight="251722752" behindDoc="0" locked="0" layoutInCell="1" allowOverlap="1" wp14:anchorId="35F358C7" wp14:editId="53A19FEF">
            <wp:simplePos x="0" y="0"/>
            <wp:positionH relativeFrom="column">
              <wp:posOffset>21590</wp:posOffset>
            </wp:positionH>
            <wp:positionV relativeFrom="paragraph">
              <wp:posOffset>24765</wp:posOffset>
            </wp:positionV>
            <wp:extent cx="3736975" cy="4239260"/>
            <wp:effectExtent l="0" t="0" r="0" b="889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Us_irriguées_Dominante.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36975" cy="4239260"/>
                    </a:xfrm>
                    <a:prstGeom prst="rect">
                      <a:avLst/>
                    </a:prstGeom>
                  </pic:spPr>
                </pic:pic>
              </a:graphicData>
            </a:graphic>
            <wp14:sizeRelH relativeFrom="page">
              <wp14:pctWidth>0</wp14:pctWidth>
            </wp14:sizeRelH>
            <wp14:sizeRelV relativeFrom="page">
              <wp14:pctHeight>0</wp14:pctHeight>
            </wp14:sizeRelV>
          </wp:anchor>
        </w:drawing>
      </w:r>
      <w:r w:rsidR="00A8593B">
        <w:rPr>
          <w:noProof/>
          <w:lang w:eastAsia="fr-FR"/>
        </w:rPr>
        <mc:AlternateContent>
          <mc:Choice Requires="wps">
            <w:drawing>
              <wp:anchor distT="0" distB="0" distL="114300" distR="114300" simplePos="0" relativeHeight="251724800" behindDoc="0" locked="0" layoutInCell="1" allowOverlap="1" wp14:anchorId="7A818543" wp14:editId="55E25BB1">
                <wp:simplePos x="0" y="0"/>
                <wp:positionH relativeFrom="column">
                  <wp:posOffset>2540</wp:posOffset>
                </wp:positionH>
                <wp:positionV relativeFrom="paragraph">
                  <wp:posOffset>4335780</wp:posOffset>
                </wp:positionV>
                <wp:extent cx="3784600" cy="635"/>
                <wp:effectExtent l="0" t="0" r="0" b="0"/>
                <wp:wrapSquare wrapText="bothSides"/>
                <wp:docPr id="13" name="Zone de texte 13"/>
                <wp:cNvGraphicFramePr/>
                <a:graphic xmlns:a="http://schemas.openxmlformats.org/drawingml/2006/main">
                  <a:graphicData uri="http://schemas.microsoft.com/office/word/2010/wordprocessingShape">
                    <wps:wsp>
                      <wps:cNvSpPr txBox="1"/>
                      <wps:spPr>
                        <a:xfrm>
                          <a:off x="0" y="0"/>
                          <a:ext cx="3784600" cy="635"/>
                        </a:xfrm>
                        <a:prstGeom prst="rect">
                          <a:avLst/>
                        </a:prstGeom>
                        <a:solidFill>
                          <a:prstClr val="white"/>
                        </a:solidFill>
                        <a:ln>
                          <a:noFill/>
                        </a:ln>
                        <a:effectLst/>
                      </wps:spPr>
                      <wps:txbx>
                        <w:txbxContent>
                          <w:p w:rsidR="00D24A8F" w:rsidRDefault="00D24A8F" w:rsidP="00A8593B">
                            <w:pPr>
                              <w:pStyle w:val="Lgende"/>
                              <w:rPr>
                                <w:noProof/>
                              </w:rPr>
                            </w:pPr>
                            <w:bookmarkStart w:id="248" w:name="_Ref430101067"/>
                            <w:r>
                              <w:t xml:space="preserve">Figure </w:t>
                            </w:r>
                            <w:fldSimple w:instr=" SEQ Figure \* ARABIC ">
                              <w:r>
                                <w:rPr>
                                  <w:noProof/>
                                </w:rPr>
                                <w:t>7</w:t>
                              </w:r>
                            </w:fldSimple>
                            <w:bookmarkEnd w:id="248"/>
                            <w:r>
                              <w:t xml:space="preserve"> : HRUs irriguées et leurs cultures dominantes sur le bassin du Rhône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Zone de texte 13" o:spid="_x0000_s1031" type="#_x0000_t202" style="position:absolute;left:0;text-align:left;margin-left:.2pt;margin-top:341.4pt;width:298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78JBOAIAAHkEAAAOAAAAZHJzL2Uyb0RvYy54bWysVMFu2zAMvQ/YPwi6L06aLSuMOEWWIsOA oC2QDgV2U2Q5FiCLGqXEzr5+lBwnW7fTsItMkdST+B7p+V3XGHZU6DXYgk9GY86UlVBquy/41+f1 u1vOfBC2FAasKvhJeX63ePtm3rpc3UANplTICMT6vHUFr0NweZZ5WatG+BE4ZSlYATYi0Bb3WYmi JfTGZDfj8SxrAUuHIJX35L3vg3yR8KtKyfBYVV4FZgpObwtpxbTu4pot5iLfo3C1ludniH94RSO0 pUsvUPciCHZA/QdUoyWChyqMJDQZVJWWKtVA1UzGr6rZ1sKpVAuR492FJv//YOXD8QmZLkm7KWdW NKTRN1KKlYoF1QXFyE8ktc7nlLt1lB26T9DRgcHvyRlr7yps4peqYhQnuk8XigmKSXJOP96+n40p JCk2m36IGNn1qEMfPitoWDQKjqRfolUcNz70qUNKvMmD0eVaGxM3MbAyyI6CtG5rHdQZ/LcsY2Ou hXiqB+w9KjXL+ZZYbV9VtEK36xJF6bXRs4PyREQg9P3knVxrun0jfHgSSA1EBdJQhEdaKgNtweFs cVYD/vibP+aTrhTlrKWGLLj/fhCoODNfLCkeu3cwcDB2g2EPzQqo7gmNm5PJpAMYzGBWCM0Lzcoy 3kIhYSXdVfAwmKvQjwXNmlTLZUqiHnUibOzWyQg9sPzcvQh0Z41ilzzA0KoifyVVn5vEcstDIN6T jlcWSf+4of5OnXCexThAv+5T1vWPsfgJAAD//wMAUEsDBBQABgAIAAAAIQCPPWT12AAAAAUBAAAP AAAAZHJzL2Rvd25yZXYueG1sTI69TsMwFIX3Sn0H666IOpQQtVGcClUwwFIRurC58W0ciK8j22nL 23NhoeP50Tlftbm4QZwwxN6TgrtFBgKp9aanTsH+/fl2BSImTUYPnlDBN0bY1PNZpUvjz/SGpyZ1 gkcollqBTWkspYytRafjwo9InB19cDqxDJ00QZ953A1ymWWFdLonfrB6xK3F9quZnIJd/rGzN9Px 6fUxvw8v+2lbfHaNUvMZiISX9N+EX3bmhpqBDn4iE8WgIOeegmK1ZHqOH9YFO4c/Zw2yruQ1ff0D AAD//wMAUEsBAi0AFAAGAAgAAAAhALaDOJL+AAAA4QEAABMAAAAAAAAAAAAAAAAAAAAAAFtDb250 ZW50X1R5cGVzXS54bWxQSwECLQAUAAYACAAAACEAOP0h/9YAAACUAQAACwAAAAAAAAAAAAAAAAAv AQAAX3JlbHMvLnJlbHNQSwECLQAUAAYACAAAACEAa+/CQTgCAAB5BAAADgAAAAAAAAAAAAAAAAAu AgAAZHJzL2Uyb0RvYy54bWxQSwECLQAUAAYACAAAACEAjz1k9dgAAAAFAQAADwAAAAAAAAAAAAAA AACSBAAAZHJzL2Rvd25yZXYueG1sUEsFBgAAAAAEAAQA8wAAAJcFAAAAAA== " stroked="f">
                <v:textbox style="mso-fit-shape-to-text:t" inset="0,0,0,0">
                  <w:txbxContent>
                    <w:p w:rsidR="00D24A8F" w:rsidRDefault="00D24A8F" w:rsidP="00A8593B">
                      <w:pPr>
                        <w:pStyle w:val="Lgende"/>
                        <w:rPr>
                          <w:noProof/>
                        </w:rPr>
                      </w:pPr>
                      <w:bookmarkStart w:id="249" w:name="_Ref430101067"/>
                      <w:r>
                        <w:t xml:space="preserve">Figure </w:t>
                      </w:r>
                      <w:fldSimple w:instr=" SEQ Figure \* ARABIC ">
                        <w:r>
                          <w:rPr>
                            <w:noProof/>
                          </w:rPr>
                          <w:t>7</w:t>
                        </w:r>
                      </w:fldSimple>
                      <w:bookmarkEnd w:id="249"/>
                      <w:r>
                        <w:t xml:space="preserve"> : HRUs irriguées et leurs cultures dominantes sur le bassin du Rhône</w:t>
                      </w:r>
                    </w:p>
                  </w:txbxContent>
                </v:textbox>
                <w10:wrap type="square"/>
              </v:shape>
            </w:pict>
          </mc:Fallback>
        </mc:AlternateContent>
      </w:r>
      <w:r w:rsidR="00A8593B">
        <w:t xml:space="preserve">La </w:t>
      </w:r>
      <w:r w:rsidR="000F43AE">
        <w:fldChar w:fldCharType="begin"/>
      </w:r>
      <w:r w:rsidR="000F43AE">
        <w:instrText xml:space="preserve"> REF _Ref430101067 \h </w:instrText>
      </w:r>
      <w:r w:rsidR="000F43AE">
        <w:fldChar w:fldCharType="separate"/>
      </w:r>
      <w:r w:rsidR="000F43AE">
        <w:t xml:space="preserve">Figure </w:t>
      </w:r>
      <w:r w:rsidR="000F43AE">
        <w:rPr>
          <w:noProof/>
        </w:rPr>
        <w:t>7</w:t>
      </w:r>
      <w:r w:rsidR="000F43AE">
        <w:fldChar w:fldCharType="end"/>
      </w:r>
      <w:r w:rsidR="00A8593B">
        <w:t xml:space="preserve"> nous montre que certains cantons irrigués sont complètement couverts par les HRUs retenues pour l’irrigation. C’est le cas</w:t>
      </w:r>
      <w:r>
        <w:t xml:space="preserve"> de la plupart des </w:t>
      </w:r>
      <w:r w:rsidR="00A8593B">
        <w:t xml:space="preserve">cantons </w:t>
      </w:r>
      <w:r>
        <w:t xml:space="preserve">de </w:t>
      </w:r>
      <w:r w:rsidR="00A8593B">
        <w:t>la vallée du Rhône</w:t>
      </w:r>
      <w:r w:rsidR="00C46362">
        <w:t xml:space="preserve"> (principalement du maïs) et du Val de Saône (maraichage)</w:t>
      </w:r>
      <w:r w:rsidR="00A8593B">
        <w:t>.</w:t>
      </w:r>
      <w:r>
        <w:t xml:space="preserve"> </w:t>
      </w:r>
    </w:p>
    <w:p w:rsidR="00946F5D" w:rsidRDefault="002B055F" w:rsidP="005E35A6">
      <w:r>
        <w:t>Au contraire, d’autres cantons considérés comme irrigués ne présentent aucune HRU irriguée. Une analyse de ces cantons montrent qu’ils sont principalement occupés par de la forêt sur le département du Gard et de la forêt et des roches sur le Verdon amont et l’Arc amont</w:t>
      </w:r>
      <w:ins w:id="250" w:author="Isabelle Gouttevin" w:date="2015-09-18T15:55:00Z">
        <w:r w:rsidR="00DD70CA">
          <w:t>, ce qui n’exclut pas la présence de parcelles d</w:t>
        </w:r>
      </w:ins>
      <w:ins w:id="251" w:author="Isabelle Gouttevin" w:date="2015-09-18T15:56:00Z">
        <w:r w:rsidR="00DD70CA">
          <w:t>’agriculture à des échelles plus fines que celle de notre maillage</w:t>
        </w:r>
      </w:ins>
      <w:r>
        <w:t>.</w:t>
      </w:r>
    </w:p>
    <w:p w:rsidR="00946F5D" w:rsidRDefault="00F53507" w:rsidP="005E35A6">
      <w:commentRangeStart w:id="252"/>
      <w:r>
        <w:t>Nous remarquons également que les cantons irrigués retenus ne sont pas représentatifs de la variété des cultures sur le bassin du Rhône</w:t>
      </w:r>
      <w:commentRangeEnd w:id="252"/>
      <w:ins w:id="253" w:author="Isabelle Gouttevin" w:date="2015-09-18T16:03:00Z">
        <w:r w:rsidR="00DD70CA">
          <w:t xml:space="preserve">, mais en représentent les principales lignes (Maraichage dans la </w:t>
        </w:r>
        <w:proofErr w:type="spellStart"/>
        <w:r w:rsidR="00DD70CA">
          <w:t>Sa</w:t>
        </w:r>
      </w:ins>
      <w:ins w:id="254" w:author="Isabelle Gouttevin" w:date="2015-09-18T16:04:00Z">
        <w:r w:rsidR="00DD70CA">
          <w:t>one</w:t>
        </w:r>
        <w:proofErr w:type="spellEnd"/>
        <w:r w:rsidR="00330106">
          <w:t>, grandes cultures</w:t>
        </w:r>
      </w:ins>
      <w:ins w:id="255" w:author="Isabelle Gouttevin" w:date="2015-09-18T16:05:00Z">
        <w:r w:rsidR="00330106">
          <w:t>, maraichage</w:t>
        </w:r>
      </w:ins>
      <w:ins w:id="256" w:author="Isabelle Gouttevin" w:date="2015-09-18T16:04:00Z">
        <w:r w:rsidR="00330106">
          <w:t xml:space="preserve"> et </w:t>
        </w:r>
      </w:ins>
      <w:ins w:id="257" w:author="Isabelle Gouttevin" w:date="2015-09-18T16:05:00Z">
        <w:r w:rsidR="00330106">
          <w:t>vergers</w:t>
        </w:r>
      </w:ins>
      <w:ins w:id="258" w:author="Isabelle Gouttevin" w:date="2015-09-18T16:04:00Z">
        <w:r w:rsidR="00DD70CA">
          <w:t xml:space="preserve"> </w:t>
        </w:r>
      </w:ins>
      <w:ins w:id="259" w:author="Isabelle Gouttevin" w:date="2015-09-18T16:05:00Z">
        <w:r w:rsidR="00330106">
          <w:t>d</w:t>
        </w:r>
      </w:ins>
      <w:ins w:id="260" w:author="Isabelle Gouttevin" w:date="2015-09-18T16:04:00Z">
        <w:r w:rsidR="00DD70CA">
          <w:t xml:space="preserve">e vallée du </w:t>
        </w:r>
      </w:ins>
      <w:ins w:id="261" w:author="Isabelle Gouttevin" w:date="2015-09-18T16:05:00Z">
        <w:r w:rsidR="00330106">
          <w:t>Rhône</w:t>
        </w:r>
      </w:ins>
      <w:ins w:id="262" w:author="Isabelle Gouttevin" w:date="2015-09-18T16:04:00Z">
        <w:r w:rsidR="00DD70CA">
          <w:t xml:space="preserve">, prairies des Alpes du Sud et </w:t>
        </w:r>
        <w:r w:rsidR="00330106">
          <w:t>vignobles du pourtour méditerra</w:t>
        </w:r>
        <w:r w:rsidR="00DD70CA">
          <w:t>néen</w:t>
        </w:r>
      </w:ins>
      <w:ins w:id="263" w:author="Isabelle Gouttevin" w:date="2015-09-18T16:05:00Z">
        <w:r w:rsidR="00330106">
          <w:t>)</w:t>
        </w:r>
      </w:ins>
      <w:r w:rsidR="00DD70CA">
        <w:rPr>
          <w:rStyle w:val="Marquedecommentaire"/>
        </w:rPr>
        <w:commentReference w:id="252"/>
      </w:r>
      <w:r>
        <w:t>.</w:t>
      </w:r>
    </w:p>
    <w:p w:rsidR="00F53507" w:rsidRDefault="00F53507" w:rsidP="005E35A6"/>
    <w:p w:rsidR="00A8593B" w:rsidDel="00330106" w:rsidRDefault="00A8593B" w:rsidP="005E35A6">
      <w:pPr>
        <w:rPr>
          <w:del w:id="264" w:author="Isabelle Gouttevin" w:date="2015-09-18T16:05:00Z"/>
        </w:rPr>
      </w:pPr>
    </w:p>
    <w:p w:rsidR="00A8593B" w:rsidDel="00330106" w:rsidRDefault="00A8593B" w:rsidP="005E35A6">
      <w:pPr>
        <w:rPr>
          <w:del w:id="265" w:author="Isabelle Gouttevin" w:date="2015-09-18T16:05:00Z"/>
        </w:rPr>
      </w:pPr>
    </w:p>
    <w:p w:rsidR="00A8593B" w:rsidDel="00330106" w:rsidRDefault="00A8593B" w:rsidP="005E35A6">
      <w:pPr>
        <w:rPr>
          <w:del w:id="266" w:author="Isabelle Gouttevin" w:date="2015-09-18T16:05:00Z"/>
        </w:rPr>
      </w:pPr>
    </w:p>
    <w:p w:rsidR="00B02BD8" w:rsidRDefault="00B02BD8" w:rsidP="0045428C">
      <w:pPr>
        <w:pStyle w:val="Lgende"/>
        <w:keepNext/>
        <w:jc w:val="left"/>
      </w:pPr>
      <w:bookmarkStart w:id="267" w:name="_Ref430100914"/>
      <w:bookmarkStart w:id="268" w:name="_GoBack"/>
      <w:bookmarkEnd w:id="268"/>
      <w:r>
        <w:t xml:space="preserve">Tableau </w:t>
      </w:r>
      <w:fldSimple w:instr=" SEQ Tableau \* ARABIC ">
        <w:r w:rsidR="000F43AE">
          <w:rPr>
            <w:noProof/>
          </w:rPr>
          <w:t>3</w:t>
        </w:r>
      </w:fldSimple>
      <w:bookmarkEnd w:id="267"/>
      <w:r>
        <w:t xml:space="preserve"> : </w:t>
      </w:r>
      <w:r w:rsidR="000F43AE">
        <w:t>Type d’irrigation et proportion des grands types de culture du RGA sur la surface irriguée du bassin versant du Rhône</w:t>
      </w:r>
    </w:p>
    <w:tbl>
      <w:tblPr>
        <w:tblStyle w:val="Grilledutableau"/>
        <w:tblW w:w="5000" w:type="pct"/>
        <w:tblLook w:val="0000" w:firstRow="0" w:lastRow="0" w:firstColumn="0" w:lastColumn="0" w:noHBand="0" w:noVBand="0"/>
      </w:tblPr>
      <w:tblGrid>
        <w:gridCol w:w="2138"/>
        <w:gridCol w:w="1957"/>
        <w:gridCol w:w="1786"/>
        <w:gridCol w:w="2322"/>
        <w:gridCol w:w="2217"/>
      </w:tblGrid>
      <w:tr w:rsidR="00540083" w:rsidRPr="00946F5D" w:rsidTr="0028548E">
        <w:trPr>
          <w:trHeight w:val="263"/>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Grands types de cultures</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Noms</w:t>
            </w:r>
          </w:p>
        </w:tc>
        <w:tc>
          <w:tcPr>
            <w:tcW w:w="857" w:type="pct"/>
            <w:vAlign w:val="center"/>
          </w:tcPr>
          <w:p w:rsidR="00540083" w:rsidRDefault="00540083" w:rsidP="0028548E">
            <w:pPr>
              <w:autoSpaceDE w:val="0"/>
              <w:autoSpaceDN w:val="0"/>
              <w:adjustRightInd w:val="0"/>
              <w:spacing w:after="0"/>
              <w:jc w:val="center"/>
              <w:rPr>
                <w:rFonts w:ascii="Calibri" w:hAnsi="Calibri" w:cs="Calibri"/>
                <w:b/>
                <w:bCs/>
                <w:color w:val="000000"/>
              </w:rPr>
            </w:pPr>
            <w:r>
              <w:rPr>
                <w:rFonts w:ascii="Calibri" w:hAnsi="Calibri" w:cs="Calibri"/>
                <w:b/>
                <w:bCs/>
                <w:color w:val="000000"/>
              </w:rPr>
              <w:t>Type d’irrigation</w:t>
            </w:r>
          </w:p>
        </w:tc>
        <w:tc>
          <w:tcPr>
            <w:tcW w:w="1114" w:type="pct"/>
            <w:vAlign w:val="center"/>
          </w:tcPr>
          <w:p w:rsidR="00540083" w:rsidRDefault="00540083" w:rsidP="0028548E">
            <w:pPr>
              <w:autoSpaceDE w:val="0"/>
              <w:autoSpaceDN w:val="0"/>
              <w:adjustRightInd w:val="0"/>
              <w:spacing w:after="0"/>
              <w:jc w:val="center"/>
              <w:rPr>
                <w:rFonts w:ascii="Calibri" w:hAnsi="Calibri" w:cs="Calibri"/>
                <w:b/>
                <w:bCs/>
                <w:color w:val="000000"/>
              </w:rPr>
            </w:pPr>
            <w:r>
              <w:rPr>
                <w:rFonts w:ascii="Calibri" w:hAnsi="Calibri" w:cs="Calibri"/>
                <w:b/>
                <w:bCs/>
                <w:color w:val="000000"/>
              </w:rPr>
              <w:t>Pourcentage sur la surface des cantons irrigués</w:t>
            </w:r>
          </w:p>
        </w:tc>
        <w:tc>
          <w:tcPr>
            <w:tcW w:w="1064" w:type="pct"/>
            <w:vAlign w:val="center"/>
          </w:tcPr>
          <w:p w:rsidR="00540083" w:rsidRPr="00946F5D" w:rsidRDefault="00540083" w:rsidP="0028548E">
            <w:pPr>
              <w:autoSpaceDE w:val="0"/>
              <w:autoSpaceDN w:val="0"/>
              <w:adjustRightInd w:val="0"/>
              <w:spacing w:after="0"/>
              <w:jc w:val="center"/>
              <w:rPr>
                <w:rFonts w:ascii="Calibri" w:hAnsi="Calibri" w:cs="Calibri"/>
                <w:b/>
                <w:bCs/>
                <w:color w:val="000000"/>
              </w:rPr>
            </w:pPr>
            <w:r>
              <w:rPr>
                <w:rFonts w:ascii="Calibri" w:hAnsi="Calibri" w:cs="Calibri"/>
                <w:b/>
                <w:bCs/>
                <w:color w:val="000000"/>
              </w:rPr>
              <w:t>Pourcentage sur la surface</w:t>
            </w:r>
            <w:r w:rsidR="0028548E">
              <w:rPr>
                <w:rFonts w:ascii="Calibri" w:hAnsi="Calibri" w:cs="Calibri"/>
                <w:b/>
                <w:bCs/>
                <w:color w:val="000000"/>
              </w:rPr>
              <w:t xml:space="preserve"> </w:t>
            </w:r>
            <w:r>
              <w:rPr>
                <w:rFonts w:ascii="Calibri" w:hAnsi="Calibri" w:cs="Calibri"/>
                <w:b/>
                <w:bCs/>
                <w:color w:val="000000"/>
              </w:rPr>
              <w:t>des HRUs irrigués</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VGO</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Vigne / Olivier</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Goutte-à-goutte</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8%</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8%</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MCE</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Maïs / Autres céréales</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Aspersion</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25%</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34%</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TOU</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Tournesol / Sorgho</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Aspersion</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2%</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1%</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BDU</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Blé dur</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Aspersion</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7%</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4%</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lastRenderedPageBreak/>
              <w:t>MAR</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Maraichage</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Goutte-à-goutte</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18%</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20%</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PDT</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Pomme de terre</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Aspersion</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0%</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VER</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Vergers</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Aspersion</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25%</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25%</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PRA</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Prairies</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Aspersion</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15%</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8%</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PRO</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Protéagineux</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Goutte-à-goutte</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0%</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RIZ</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Riz</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Gravitaire</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0%</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JAC</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Jachères / Pépinières</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Goutte-à-goutte</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0%</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540083" w:rsidRPr="00946F5D" w:rsidTr="0028548E">
        <w:trPr>
          <w:trHeight w:val="118"/>
        </w:trPr>
        <w:tc>
          <w:tcPr>
            <w:tcW w:w="1026"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b/>
                <w:bCs/>
                <w:color w:val="000000"/>
              </w:rPr>
              <w:t>DIV</w:t>
            </w:r>
          </w:p>
        </w:tc>
        <w:tc>
          <w:tcPr>
            <w:tcW w:w="939" w:type="pct"/>
            <w:vAlign w:val="center"/>
          </w:tcPr>
          <w:p w:rsidR="00540083" w:rsidRPr="00946F5D" w:rsidRDefault="00540083" w:rsidP="0028548E">
            <w:pPr>
              <w:autoSpaceDE w:val="0"/>
              <w:autoSpaceDN w:val="0"/>
              <w:adjustRightInd w:val="0"/>
              <w:spacing w:after="0"/>
              <w:jc w:val="center"/>
              <w:rPr>
                <w:rFonts w:ascii="Calibri" w:hAnsi="Calibri" w:cs="Calibri"/>
                <w:color w:val="000000"/>
              </w:rPr>
            </w:pPr>
            <w:r w:rsidRPr="00946F5D">
              <w:rPr>
                <w:rFonts w:ascii="Calibri" w:hAnsi="Calibri" w:cs="Calibri"/>
                <w:color w:val="000000"/>
              </w:rPr>
              <w:t>Divers / Jardins</w:t>
            </w:r>
          </w:p>
        </w:tc>
        <w:tc>
          <w:tcPr>
            <w:tcW w:w="857"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Goutte-à-goutte</w:t>
            </w:r>
          </w:p>
        </w:tc>
        <w:tc>
          <w:tcPr>
            <w:tcW w:w="1114" w:type="pct"/>
            <w:vAlign w:val="center"/>
          </w:tcPr>
          <w:p w:rsidR="00540083" w:rsidRDefault="00540083" w:rsidP="0028548E">
            <w:pPr>
              <w:autoSpaceDE w:val="0"/>
              <w:autoSpaceDN w:val="0"/>
              <w:adjustRightInd w:val="0"/>
              <w:spacing w:after="0"/>
              <w:jc w:val="center"/>
              <w:rPr>
                <w:rFonts w:ascii="Calibri" w:hAnsi="Calibri" w:cs="Calibri"/>
                <w:color w:val="000000"/>
              </w:rPr>
            </w:pPr>
            <w:r>
              <w:rPr>
                <w:rFonts w:ascii="Calibri" w:hAnsi="Calibri" w:cs="Calibri"/>
                <w:color w:val="000000"/>
              </w:rPr>
              <w:t>0%</w:t>
            </w:r>
          </w:p>
        </w:tc>
        <w:tc>
          <w:tcPr>
            <w:tcW w:w="1064" w:type="pct"/>
            <w:vAlign w:val="center"/>
          </w:tcPr>
          <w:p w:rsidR="00540083" w:rsidRPr="00946F5D" w:rsidRDefault="00540083" w:rsidP="00915FFC">
            <w:pPr>
              <w:autoSpaceDE w:val="0"/>
              <w:autoSpaceDN w:val="0"/>
              <w:adjustRightInd w:val="0"/>
              <w:spacing w:after="0"/>
              <w:jc w:val="center"/>
              <w:rPr>
                <w:rFonts w:ascii="Calibri" w:hAnsi="Calibri" w:cs="Calibri"/>
                <w:color w:val="000000"/>
              </w:rPr>
            </w:pPr>
            <w:r>
              <w:rPr>
                <w:rFonts w:ascii="Calibri" w:hAnsi="Calibri" w:cs="Calibri"/>
                <w:color w:val="000000"/>
              </w:rPr>
              <w:t>0%</w:t>
            </w:r>
          </w:p>
        </w:tc>
      </w:tr>
      <w:tr w:rsidR="00540083" w:rsidRPr="00915FFC" w:rsidTr="0028548E">
        <w:trPr>
          <w:trHeight w:val="115"/>
        </w:trPr>
        <w:tc>
          <w:tcPr>
            <w:tcW w:w="1026" w:type="pct"/>
            <w:vAlign w:val="center"/>
          </w:tcPr>
          <w:p w:rsidR="00540083" w:rsidRPr="00915FFC" w:rsidRDefault="00540083" w:rsidP="0028548E">
            <w:pPr>
              <w:autoSpaceDE w:val="0"/>
              <w:autoSpaceDN w:val="0"/>
              <w:adjustRightInd w:val="0"/>
              <w:spacing w:after="0"/>
              <w:jc w:val="center"/>
              <w:rPr>
                <w:rFonts w:ascii="Calibri" w:hAnsi="Calibri" w:cs="Calibri"/>
                <w:b/>
                <w:bCs/>
                <w:color w:val="000000"/>
              </w:rPr>
            </w:pPr>
            <w:r w:rsidRPr="00946F5D">
              <w:rPr>
                <w:rFonts w:ascii="Calibri" w:hAnsi="Calibri" w:cs="Calibri"/>
                <w:b/>
                <w:bCs/>
                <w:color w:val="000000"/>
              </w:rPr>
              <w:t>AUT</w:t>
            </w:r>
          </w:p>
        </w:tc>
        <w:tc>
          <w:tcPr>
            <w:tcW w:w="939" w:type="pct"/>
            <w:vAlign w:val="center"/>
          </w:tcPr>
          <w:p w:rsidR="00540083" w:rsidRPr="00915FFC" w:rsidRDefault="00540083" w:rsidP="0028548E">
            <w:pPr>
              <w:autoSpaceDE w:val="0"/>
              <w:autoSpaceDN w:val="0"/>
              <w:adjustRightInd w:val="0"/>
              <w:spacing w:after="0"/>
              <w:jc w:val="center"/>
              <w:rPr>
                <w:rFonts w:ascii="Calibri" w:hAnsi="Calibri" w:cs="Calibri"/>
                <w:color w:val="000000"/>
              </w:rPr>
            </w:pPr>
            <w:r w:rsidRPr="00915FFC">
              <w:rPr>
                <w:rFonts w:ascii="Calibri" w:hAnsi="Calibri" w:cs="Calibri"/>
                <w:color w:val="000000"/>
              </w:rPr>
              <w:t>Plantes industrielles</w:t>
            </w:r>
          </w:p>
        </w:tc>
        <w:tc>
          <w:tcPr>
            <w:tcW w:w="857" w:type="pct"/>
            <w:vAlign w:val="center"/>
          </w:tcPr>
          <w:p w:rsidR="00540083" w:rsidRDefault="00540083" w:rsidP="0028548E">
            <w:pPr>
              <w:autoSpaceDE w:val="0"/>
              <w:autoSpaceDN w:val="0"/>
              <w:adjustRightInd w:val="0"/>
              <w:spacing w:after="0"/>
              <w:jc w:val="center"/>
              <w:rPr>
                <w:rFonts w:ascii="Calibri" w:hAnsi="Calibri" w:cs="Calibri"/>
                <w:bCs/>
                <w:color w:val="000000"/>
              </w:rPr>
            </w:pPr>
            <w:r>
              <w:rPr>
                <w:rFonts w:ascii="Calibri" w:hAnsi="Calibri" w:cs="Calibri"/>
                <w:color w:val="000000"/>
              </w:rPr>
              <w:t>Goutte-à-goutte</w:t>
            </w:r>
          </w:p>
        </w:tc>
        <w:tc>
          <w:tcPr>
            <w:tcW w:w="1114" w:type="pct"/>
            <w:vAlign w:val="center"/>
          </w:tcPr>
          <w:p w:rsidR="00540083" w:rsidRPr="003B762A" w:rsidRDefault="00540083" w:rsidP="0028548E">
            <w:pPr>
              <w:autoSpaceDE w:val="0"/>
              <w:autoSpaceDN w:val="0"/>
              <w:adjustRightInd w:val="0"/>
              <w:spacing w:after="0"/>
              <w:jc w:val="center"/>
              <w:rPr>
                <w:rFonts w:ascii="Calibri" w:hAnsi="Calibri" w:cs="Calibri"/>
                <w:bCs/>
                <w:color w:val="000000"/>
              </w:rPr>
            </w:pPr>
            <w:r>
              <w:rPr>
                <w:rFonts w:ascii="Calibri" w:hAnsi="Calibri" w:cs="Calibri"/>
                <w:bCs/>
                <w:color w:val="000000"/>
              </w:rPr>
              <w:t>0%</w:t>
            </w:r>
          </w:p>
        </w:tc>
        <w:tc>
          <w:tcPr>
            <w:tcW w:w="1064" w:type="pct"/>
            <w:vAlign w:val="center"/>
          </w:tcPr>
          <w:p w:rsidR="00540083" w:rsidRPr="003B762A" w:rsidRDefault="00540083" w:rsidP="00915FFC">
            <w:pPr>
              <w:autoSpaceDE w:val="0"/>
              <w:autoSpaceDN w:val="0"/>
              <w:adjustRightInd w:val="0"/>
              <w:spacing w:after="0"/>
              <w:jc w:val="center"/>
              <w:rPr>
                <w:rFonts w:ascii="Calibri" w:hAnsi="Calibri" w:cs="Calibri"/>
                <w:bCs/>
                <w:color w:val="000000"/>
              </w:rPr>
            </w:pPr>
            <w:r w:rsidRPr="003B762A">
              <w:rPr>
                <w:rFonts w:ascii="Calibri" w:hAnsi="Calibri" w:cs="Calibri"/>
                <w:bCs/>
                <w:color w:val="000000"/>
              </w:rPr>
              <w:t>0%</w:t>
            </w:r>
          </w:p>
        </w:tc>
      </w:tr>
    </w:tbl>
    <w:p w:rsidR="00A8593B" w:rsidRDefault="00A8593B" w:rsidP="005E35A6"/>
    <w:p w:rsidR="00B12ECA" w:rsidRDefault="00B02BD8" w:rsidP="0063239E">
      <w:r>
        <w:t xml:space="preserve">Le tableau X donne la proportion en surface de chaque grand type de culture </w:t>
      </w:r>
      <w:r w:rsidR="007616BB">
        <w:t>par rapport à</w:t>
      </w:r>
      <w:r>
        <w:t xml:space="preserve"> la surface </w:t>
      </w:r>
      <w:r w:rsidR="007616BB">
        <w:t>irriguée définie par les cantons irrigués (somme des surfaces des cantons irriguées) et par rapport à la surface irriguée</w:t>
      </w:r>
      <w:r>
        <w:t xml:space="preserve"> totale</w:t>
      </w:r>
      <w:r w:rsidR="007616BB">
        <w:t xml:space="preserve"> définie par les HRUs</w:t>
      </w:r>
      <w:r w:rsidR="00434897">
        <w:t xml:space="preserve"> (somme des surfaces des HRUs irriguées)</w:t>
      </w:r>
      <w:r>
        <w:t xml:space="preserve">. Les proportions pour chaque culture sont </w:t>
      </w:r>
      <w:r w:rsidR="00434897">
        <w:t xml:space="preserve">globalement </w:t>
      </w:r>
      <w:r>
        <w:t>du même ordre de grandeur qu’à l’échelle du bassin. Seule la surface pour le maraichage est vraiment différente. Notre décision de considérer les cantons ayant pour culture dominante le maraichage com</w:t>
      </w:r>
      <w:r w:rsidR="00434897">
        <w:t xml:space="preserve">me irrigués à partir d’un ratio de 1% entre surface irriguée et surface du canton en est responsable. </w:t>
      </w:r>
      <w:r w:rsidR="0063239E">
        <w:t>Ainsi, nous disposons désormais</w:t>
      </w:r>
      <w:r w:rsidR="00151260">
        <w:t>,</w:t>
      </w:r>
      <w:r w:rsidR="0063239E">
        <w:t xml:space="preserve"> </w:t>
      </w:r>
      <w:r w:rsidR="00151260">
        <w:t xml:space="preserve">pour les HRUs, </w:t>
      </w:r>
      <w:r w:rsidR="0063239E">
        <w:t xml:space="preserve">d’informations supplémentaires </w:t>
      </w:r>
      <w:r w:rsidR="001132FF">
        <w:t>qui pourront être ajoutées dans le fichier paramètre</w:t>
      </w:r>
      <w:r w:rsidR="0063239E">
        <w:t xml:space="preserve"> : </w:t>
      </w:r>
      <w:r w:rsidR="001132FF">
        <w:t xml:space="preserve">HRUs </w:t>
      </w:r>
      <w:r w:rsidR="0063239E">
        <w:t>irriguée</w:t>
      </w:r>
      <w:r w:rsidR="001132FF">
        <w:t>s</w:t>
      </w:r>
      <w:r w:rsidR="0063239E">
        <w:t xml:space="preserve"> ou </w:t>
      </w:r>
      <w:r w:rsidR="001132FF">
        <w:t>non</w:t>
      </w:r>
      <w:r w:rsidR="0063239E">
        <w:t xml:space="preserve"> et culture</w:t>
      </w:r>
      <w:r w:rsidR="001132FF">
        <w:t>s</w:t>
      </w:r>
      <w:r w:rsidR="0063239E">
        <w:t xml:space="preserve"> dominante</w:t>
      </w:r>
      <w:r w:rsidR="001132FF">
        <w:t>s celles qui sont irriguées</w:t>
      </w:r>
      <w:r w:rsidR="0063239E">
        <w:t>.</w:t>
      </w:r>
      <w:r w:rsidR="00151260">
        <w:t xml:space="preserve"> Pour chaque type de culture, nous allons affecter un type d’irrigation : aspersion, goutte-à-goutte, ou gravitaire</w:t>
      </w:r>
      <w:r w:rsidR="00540083">
        <w:t xml:space="preserve"> (</w:t>
      </w:r>
      <w:r w:rsidR="000F43AE">
        <w:fldChar w:fldCharType="begin"/>
      </w:r>
      <w:r w:rsidR="000F43AE">
        <w:instrText xml:space="preserve"> REF _Ref430100914 \h </w:instrText>
      </w:r>
      <w:r w:rsidR="000F43AE">
        <w:fldChar w:fldCharType="separate"/>
      </w:r>
      <w:r w:rsidR="000F43AE">
        <w:t xml:space="preserve">Tableau </w:t>
      </w:r>
      <w:r w:rsidR="000F43AE">
        <w:rPr>
          <w:noProof/>
        </w:rPr>
        <w:t>2</w:t>
      </w:r>
      <w:r w:rsidR="000F43AE">
        <w:fldChar w:fldCharType="end"/>
      </w:r>
      <w:r w:rsidR="00540083">
        <w:t>)</w:t>
      </w:r>
      <w:r w:rsidR="00151260">
        <w:t>.</w:t>
      </w:r>
      <w:r w:rsidR="00B12ECA">
        <w:t xml:space="preserve"> </w:t>
      </w:r>
    </w:p>
    <w:p w:rsidR="00151260" w:rsidRDefault="00233593" w:rsidP="0063239E">
      <w:r>
        <w:rPr>
          <w:noProof/>
          <w:lang w:eastAsia="fr-FR"/>
        </w:rPr>
        <w:drawing>
          <wp:anchor distT="0" distB="0" distL="114300" distR="114300" simplePos="0" relativeHeight="251728896" behindDoc="0" locked="0" layoutInCell="1" allowOverlap="1" wp14:anchorId="67E474FB" wp14:editId="4268BFAA">
            <wp:simplePos x="0" y="0"/>
            <wp:positionH relativeFrom="margin">
              <wp:posOffset>687070</wp:posOffset>
            </wp:positionH>
            <wp:positionV relativeFrom="margin">
              <wp:posOffset>3663315</wp:posOffset>
            </wp:positionV>
            <wp:extent cx="5405755" cy="3606800"/>
            <wp:effectExtent l="0" t="0" r="4445" b="0"/>
            <wp:wrapSquare wrapText="bothSides"/>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5755" cy="3606800"/>
                    </a:xfrm>
                    <a:prstGeom prst="rect">
                      <a:avLst/>
                    </a:prstGeom>
                    <a:noFill/>
                  </pic:spPr>
                </pic:pic>
              </a:graphicData>
            </a:graphic>
            <wp14:sizeRelH relativeFrom="page">
              <wp14:pctWidth>0</wp14:pctWidth>
            </wp14:sizeRelH>
            <wp14:sizeRelV relativeFrom="page">
              <wp14:pctHeight>0</wp14:pctHeight>
            </wp14:sizeRelV>
          </wp:anchor>
        </w:drawing>
      </w:r>
      <w:r w:rsidR="0028548E">
        <w:t>Afin de prendre en compte les différents types de cultures irriguées, nous avons ajouté une classe par grande culture dans le fichier de paramètre d’occupation du sol (</w:t>
      </w:r>
      <w:proofErr w:type="spellStart"/>
      <w:r w:rsidR="0028548E">
        <w:rPr>
          <w:i/>
        </w:rPr>
        <w:t>landuse</w:t>
      </w:r>
      <w:proofErr w:type="spellEnd"/>
      <w:r w:rsidR="0028548E">
        <w:t>).</w:t>
      </w:r>
      <w:r w:rsidR="00B12ECA">
        <w:t xml:space="preserve"> Pour chaque classe, une série de coefficients culturaux et </w:t>
      </w:r>
      <w:r w:rsidR="007724AF">
        <w:t xml:space="preserve">une </w:t>
      </w:r>
      <w:r w:rsidR="00B12ECA">
        <w:t xml:space="preserve">de LAI sont nécessaires. Nous avons utilisé les mêmes sources </w:t>
      </w:r>
      <w:r w:rsidR="0080459A">
        <w:t>que celles utilisées au commencement du projet à savoir les bases de données de la FAO pour les coefficients culturaux et ECOCLIMAP pour les valeurs de LAI</w:t>
      </w:r>
      <w:r w:rsidR="00EA20D8">
        <w:t xml:space="preserve"> (</w:t>
      </w:r>
      <w:r w:rsidR="000F43AE">
        <w:fldChar w:fldCharType="begin"/>
      </w:r>
      <w:r w:rsidR="000F43AE">
        <w:instrText xml:space="preserve"> REF _Ref430100887 \h </w:instrText>
      </w:r>
      <w:r w:rsidR="000F43AE">
        <w:fldChar w:fldCharType="separate"/>
      </w:r>
      <w:r w:rsidR="000F43AE">
        <w:t xml:space="preserve">Figure </w:t>
      </w:r>
      <w:r w:rsidR="000F43AE">
        <w:rPr>
          <w:noProof/>
        </w:rPr>
        <w:t>8</w:t>
      </w:r>
      <w:r w:rsidR="000F43AE">
        <w:fldChar w:fldCharType="end"/>
      </w:r>
      <w:r w:rsidR="00EA20D8">
        <w:t>)</w:t>
      </w:r>
      <w:r w:rsidR="0080459A">
        <w:t>.</w:t>
      </w:r>
      <w:r w:rsidR="00EA20D8">
        <w:t xml:space="preserve"> Les séries de </w:t>
      </w:r>
      <w:r w:rsidR="00720E08">
        <w:t>LAI</w:t>
      </w:r>
      <w:r w:rsidR="00EA20D8">
        <w:t xml:space="preserve"> utilisées pour les différentes cultures ont été utilisées </w:t>
      </w:r>
      <w:r w:rsidR="00E5582B">
        <w:t>dans le cadr</w:t>
      </w:r>
      <w:r w:rsidR="00E55186">
        <w:t>e</w:t>
      </w:r>
      <w:r w:rsidR="00EA20D8">
        <w:t xml:space="preserve"> du projet R2D2 2050 sur la Durance afin de calculer les besoins en eau des plantes</w:t>
      </w:r>
      <w:r>
        <w:t xml:space="preserve">. Cependant, un </w:t>
      </w:r>
      <w:r w:rsidR="0080459A">
        <w:t xml:space="preserve"> </w:t>
      </w:r>
      <w:r>
        <w:lastRenderedPageBreak/>
        <w:t>ajustement a été nécessaire car le modèle J2000 requiert des données mensuelles interannuelles alors que les modèles utilisés dans le projet R2D2 2050 pouvaient gérer les variations journalières</w:t>
      </w:r>
      <w:r w:rsidR="00720E08">
        <w:t xml:space="preserve"> de LAI</w:t>
      </w:r>
      <w:r>
        <w:t>.</w:t>
      </w:r>
    </w:p>
    <w:p w:rsidR="0080459A" w:rsidRDefault="0080459A" w:rsidP="0063239E"/>
    <w:p w:rsidR="00744361" w:rsidRDefault="00744361" w:rsidP="0063239E"/>
    <w:p w:rsidR="00744361" w:rsidRDefault="00744361" w:rsidP="0063239E"/>
    <w:p w:rsidR="00E5582B" w:rsidRDefault="00E5582B" w:rsidP="0063239E"/>
    <w:p w:rsidR="00E5582B" w:rsidRDefault="00E5582B" w:rsidP="0063239E"/>
    <w:p w:rsidR="00E5582B" w:rsidRDefault="00E5582B" w:rsidP="0063239E"/>
    <w:p w:rsidR="00E5582B" w:rsidRDefault="00E5582B" w:rsidP="0063239E"/>
    <w:p w:rsidR="00E5582B" w:rsidRDefault="00E5582B" w:rsidP="0063239E"/>
    <w:p w:rsidR="00E5582B" w:rsidRPr="0028548E" w:rsidRDefault="00E5582B" w:rsidP="0063239E"/>
    <w:p w:rsidR="00E5582B" w:rsidRDefault="00E5582B" w:rsidP="00E5582B">
      <w:pPr>
        <w:pStyle w:val="Titre3"/>
        <w:numPr>
          <w:ilvl w:val="0"/>
          <w:numId w:val="0"/>
        </w:numPr>
        <w:ind w:left="720"/>
      </w:pPr>
    </w:p>
    <w:p w:rsidR="00E5582B" w:rsidRDefault="00233593" w:rsidP="00E5582B">
      <w:r>
        <w:rPr>
          <w:noProof/>
          <w:lang w:eastAsia="fr-FR"/>
        </w:rPr>
        <mc:AlternateContent>
          <mc:Choice Requires="wps">
            <w:drawing>
              <wp:anchor distT="0" distB="0" distL="114300" distR="114300" simplePos="0" relativeHeight="251727872" behindDoc="0" locked="0" layoutInCell="1" allowOverlap="1" wp14:anchorId="478DA79C" wp14:editId="2063F71F">
                <wp:simplePos x="0" y="0"/>
                <wp:positionH relativeFrom="margin">
                  <wp:posOffset>535305</wp:posOffset>
                </wp:positionH>
                <wp:positionV relativeFrom="margin">
                  <wp:posOffset>7315200</wp:posOffset>
                </wp:positionV>
                <wp:extent cx="5438775" cy="635"/>
                <wp:effectExtent l="0" t="0" r="9525" b="0"/>
                <wp:wrapSquare wrapText="bothSides"/>
                <wp:docPr id="17" name="Zone de texte 17"/>
                <wp:cNvGraphicFramePr/>
                <a:graphic xmlns:a="http://schemas.openxmlformats.org/drawingml/2006/main">
                  <a:graphicData uri="http://schemas.microsoft.com/office/word/2010/wordprocessingShape">
                    <wps:wsp>
                      <wps:cNvSpPr txBox="1"/>
                      <wps:spPr>
                        <a:xfrm>
                          <a:off x="0" y="0"/>
                          <a:ext cx="5438775" cy="635"/>
                        </a:xfrm>
                        <a:prstGeom prst="rect">
                          <a:avLst/>
                        </a:prstGeom>
                        <a:solidFill>
                          <a:prstClr val="white"/>
                        </a:solidFill>
                        <a:ln>
                          <a:noFill/>
                        </a:ln>
                        <a:effectLst/>
                      </wps:spPr>
                      <wps:txbx>
                        <w:txbxContent>
                          <w:p w:rsidR="00D24A8F" w:rsidRDefault="00D24A8F" w:rsidP="00EA20D8">
                            <w:pPr>
                              <w:pStyle w:val="Lgende"/>
                              <w:rPr>
                                <w:noProof/>
                              </w:rPr>
                            </w:pPr>
                            <w:bookmarkStart w:id="269" w:name="_Ref430100887"/>
                            <w:bookmarkStart w:id="270" w:name="_Ref430100851"/>
                            <w:r>
                              <w:t xml:space="preserve">Figure </w:t>
                            </w:r>
                            <w:fldSimple w:instr=" SEQ Figure \* ARABIC ">
                              <w:r>
                                <w:rPr>
                                  <w:noProof/>
                                </w:rPr>
                                <w:t>8</w:t>
                              </w:r>
                            </w:fldSimple>
                            <w:bookmarkEnd w:id="269"/>
                            <w:r>
                              <w:t xml:space="preserve"> : Evolution mensuelle du LAI pour les grands types de cultures retenus sur le bassin du Rhône</w:t>
                            </w:r>
                            <w:bookmarkEnd w:id="270"/>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 id="Zone de texte 17" o:spid="_x0000_s1032" type="#_x0000_t202" style="position:absolute;left:0;text-align:left;margin-left:42.15pt;margin-top:8in;width:428.25pt;height:.05pt;z-index:251727872;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LvXQPAIAAHsEAAAOAAAAZHJzL2Uyb0RvYy54bWysVMFu2zAMvQ/YPwi6L07aJS2MOEWWIsOA oC2QDgV2U2Q5FiCLGqXEzr5+lBynW7fTsItCkdSj+R6Z+V3XGHZU6DXYgk9GY86UlVBquy/41+f1 h1vOfBC2FAasKvhJeX63eP9u3rpcXUENplTICMT6vHUFr0NweZZ5WatG+BE4ZSlYATYi0BX3WYmi JfTGZFfj8SxrAUuHIJX35L3vg3yR8KtKyfBYVV4FZgpO3xbSiencxTNbzEW+R+FqLc+fIf7hKxqh LRW9QN2LINgB9R9QjZYIHqowktBkUFVaqtQDdTMZv+lmWwunUi9EjncXmvz/g5UPxydkuiTtbjiz oiGNvpFSrFQsqC4oRn4iqXU+p9yto+zQfYKOHgx+T87Ye1dhE3+pK0Zxovt0oZigmCTn9OP17c3N lDNJsdn1NGJkr08d+vBZQcOiUXAk/RKt4rjxoU8dUmIlD0aXa21MvMTAyiA7CtK6rXVQZ/DfsoyN uRbiqx6w96g0LOcqsdu+q2iFbtclimZDxzsoT0QEQj9P3sm1puob4cOTQBog6p2WIjzSURloCw5n i7Ma8Mff/DGfdKUoZy0NZMH994NAxZn5YknxOL2DgYOxGwx7aFZAfU9o3ZxMJj3AYAazQmheaFeW sQqFhJVUq+Ay4HBZhX4xaNukWi5TGk2pE2Fjt05G8IHn5+5FoDurFOfkAYZhFfkbsfrcJJdbHgIx n5SMzPY80gTEC014moXzNsYV+vWesl7/MxY/AQAA//8DAFBLAwQUAAYACAAAACEAYA66k9oAAAAJ AQAADwAAAGRycy9kb3ducmV2LnhtbEyPy27CMBBF90j8gzX74gTSikZxkOhDYlW1wAcM8ZBEtcdR bB7l6ztVF+1y7hzdR7W6eqfONMY+sIF8loEiboLtuTWw373eLUHFhGzRBSYDXxRhVU8nFZY2XPiD ztvUKjHhWKKBLqWh1Do2HXmMszAQy+8YRo9JzrHVdsSLmHun51n2oD32LAkdDvTUUfO5PXkDi+Id 2/36zT2v026ji80tP77cjJlOQCW6pj8SfrpLb6il0CGc2EblDCyLhZCi5/dzWSTEY5HJksOvlIOu K/1/Qf0NAAD//wMAUEsBAi0AFAAGAAgAAAAhALaDOJL+AAAA4QEAABMAAAAAAAAAAAAAAAAAAAAA AFtDb250ZW50X1R5cGVzXS54bWxQSwECLQAUAAYACAAAACEAOP0h/9YAAACUAQAACwAAAAAAAAAA AAAAAAAvAQAAX3JlbHMvLnJlbHNQSwECLQAUAAYACAAAACEAfS710DwCAAB7BAAADgAAAAAAAAAA AAAAAAAuAgAAZHJzL2Uyb0RvYy54bWxQSwECLQAUAAYACAAAACEAYA66k9oAAAAJAQAADwAAAAAA AAAAAAAAAACWBAAAZHJzL2Rvd25yZXYueG1sUEsFBgAAAAAEAAQA8wAAAJ0FAAAAAA== " stroked="f">
                <v:textbox style="mso-fit-shape-to-text:t" inset="0,0,0,0">
                  <w:txbxContent>
                    <w:p w:rsidR="00D24A8F" w:rsidRDefault="00D24A8F" w:rsidP="00EA20D8">
                      <w:pPr>
                        <w:pStyle w:val="Lgende"/>
                        <w:rPr>
                          <w:noProof/>
                        </w:rPr>
                      </w:pPr>
                      <w:bookmarkStart w:id="271" w:name="_Ref430100887"/>
                      <w:bookmarkStart w:id="272" w:name="_Ref430100851"/>
                      <w:r>
                        <w:t xml:space="preserve">Figure </w:t>
                      </w:r>
                      <w:fldSimple w:instr=" SEQ Figure \* ARABIC ">
                        <w:r>
                          <w:rPr>
                            <w:noProof/>
                          </w:rPr>
                          <w:t>8</w:t>
                        </w:r>
                      </w:fldSimple>
                      <w:bookmarkEnd w:id="271"/>
                      <w:r>
                        <w:t xml:space="preserve"> : Evolution mensuelle du LAI pour les grands types de cultures retenus sur le bassin du Rhône</w:t>
                      </w:r>
                      <w:bookmarkEnd w:id="272"/>
                    </w:p>
                  </w:txbxContent>
                </v:textbox>
                <w10:wrap type="square" anchorx="margin" anchory="margin"/>
              </v:shape>
            </w:pict>
          </mc:Fallback>
        </mc:AlternateContent>
      </w:r>
    </w:p>
    <w:p w:rsidR="00E5582B" w:rsidRDefault="00E5582B" w:rsidP="00E5582B">
      <w:pPr>
        <w:pStyle w:val="Titre3"/>
        <w:numPr>
          <w:ilvl w:val="0"/>
          <w:numId w:val="0"/>
        </w:numPr>
        <w:ind w:left="720"/>
      </w:pPr>
    </w:p>
    <w:p w:rsidR="00082764" w:rsidRDefault="00383B1F" w:rsidP="00686DBA">
      <w:pPr>
        <w:pStyle w:val="Titre3"/>
      </w:pPr>
      <w:bookmarkStart w:id="273" w:name="_Toc430166143"/>
      <w:r>
        <w:t>Premiers tests</w:t>
      </w:r>
      <w:bookmarkEnd w:id="273"/>
    </w:p>
    <w:p w:rsidR="00383B1F" w:rsidRDefault="00383B1F" w:rsidP="00686DBA">
      <w:pPr>
        <w:pStyle w:val="Titre3"/>
      </w:pPr>
      <w:bookmarkStart w:id="274" w:name="_Toc430166144"/>
      <w:r>
        <w:t>Comparaison aux volumes prélevés</w:t>
      </w:r>
      <w:bookmarkEnd w:id="274"/>
    </w:p>
    <w:p w:rsidR="00686DBA" w:rsidRDefault="00686DBA" w:rsidP="00686DBA"/>
    <w:p w:rsidR="00686DBA" w:rsidRDefault="00686DBA" w:rsidP="00686DBA"/>
    <w:p w:rsidR="00686DBA" w:rsidRPr="00686DBA" w:rsidRDefault="00686DBA" w:rsidP="00686DBA"/>
    <w:p w:rsidR="00B47BDC" w:rsidRDefault="00B47BDC" w:rsidP="005E35A6">
      <w:pPr>
        <w:pStyle w:val="Titre2"/>
      </w:pPr>
      <w:bookmarkStart w:id="275" w:name="_Toc430166145"/>
      <w:r>
        <w:lastRenderedPageBreak/>
        <w:t xml:space="preserve">Impact anthropique 3 : </w:t>
      </w:r>
      <w:r w:rsidR="00E9472A">
        <w:t>AEP</w:t>
      </w:r>
      <w:r w:rsidR="00582B77">
        <w:t xml:space="preserve"> (Dorian)</w:t>
      </w:r>
      <w:bookmarkEnd w:id="275"/>
    </w:p>
    <w:p w:rsidR="00E9472A" w:rsidRDefault="00E9472A" w:rsidP="00E9472A">
      <w:pPr>
        <w:pStyle w:val="Titre1"/>
      </w:pPr>
      <w:bookmarkStart w:id="276" w:name="_Toc430166146"/>
      <w:r>
        <w:t>Maillage du modèle : les améliorations techniques et ergonomiques</w:t>
      </w:r>
      <w:r w:rsidR="00582B77">
        <w:t xml:space="preserve"> (Christine)</w:t>
      </w:r>
      <w:bookmarkEnd w:id="276"/>
    </w:p>
    <w:p w:rsidR="00E9472A" w:rsidRDefault="00E9472A" w:rsidP="00E9472A">
      <w:pPr>
        <w:pStyle w:val="Titre1"/>
      </w:pPr>
      <w:bookmarkStart w:id="277" w:name="_Toc430166147"/>
      <w:r>
        <w:t xml:space="preserve">Scénarios prospectifs sur le bassin du </w:t>
      </w:r>
      <w:proofErr w:type="spellStart"/>
      <w:r>
        <w:t>Rhone</w:t>
      </w:r>
      <w:proofErr w:type="spellEnd"/>
      <w:r w:rsidR="00582B77">
        <w:t xml:space="preserve"> (Amina, IG, JPV</w:t>
      </w:r>
      <w:r w:rsidR="00723059">
        <w:t>, ES</w:t>
      </w:r>
      <w:r w:rsidR="00582B77">
        <w:t>)</w:t>
      </w:r>
      <w:bookmarkEnd w:id="277"/>
    </w:p>
    <w:p w:rsidR="00B2296B" w:rsidRDefault="00B2296B" w:rsidP="00B2296B">
      <w:pPr>
        <w:pStyle w:val="Titre1"/>
      </w:pPr>
      <w:bookmarkStart w:id="278" w:name="_Toc430166148"/>
      <w:r>
        <w:t>Conclusions, Limites et Perspectives (à affiner)</w:t>
      </w:r>
      <w:bookmarkEnd w:id="278"/>
    </w:p>
    <w:p w:rsidR="00B2296B" w:rsidRPr="00B2296B" w:rsidRDefault="00B2296B" w:rsidP="00B2296B"/>
    <w:p w:rsidR="00E9472A" w:rsidRPr="00E9472A" w:rsidRDefault="00E9472A" w:rsidP="00E9472A"/>
    <w:p w:rsidR="00E9472A" w:rsidRDefault="00E9472A" w:rsidP="00E9472A">
      <w:pPr>
        <w:pStyle w:val="Titre1"/>
        <w:numPr>
          <w:ilvl w:val="0"/>
          <w:numId w:val="0"/>
        </w:numPr>
        <w:ind w:left="432"/>
      </w:pPr>
      <w:bookmarkStart w:id="279" w:name="_Toc430166149"/>
      <w:r>
        <w:t>ANNEXE 1 : Prise en main du modèle : guide J2000-Rhone et HRU-</w:t>
      </w:r>
      <w:proofErr w:type="spellStart"/>
      <w:r>
        <w:t>Delin</w:t>
      </w:r>
      <w:proofErr w:type="spellEnd"/>
      <w:r w:rsidR="00582B77">
        <w:t xml:space="preserve"> (proposition…)</w:t>
      </w:r>
      <w:bookmarkEnd w:id="279"/>
    </w:p>
    <w:p w:rsidR="00E9472A" w:rsidRPr="00E9472A" w:rsidRDefault="00E9472A" w:rsidP="00E9472A"/>
    <w:p w:rsidR="00B47BDC" w:rsidRDefault="00B47BDC" w:rsidP="00B47BDC"/>
    <w:p w:rsidR="00B47BDC" w:rsidRPr="00B47BDC" w:rsidRDefault="00B47BDC" w:rsidP="00B47BDC"/>
    <w:p w:rsidR="00B47BDC" w:rsidRPr="00B47BDC" w:rsidRDefault="00B47BDC" w:rsidP="00B47BDC"/>
    <w:p w:rsidR="00B47BDC" w:rsidRPr="00B47BDC" w:rsidRDefault="00B47BDC" w:rsidP="00B47BDC"/>
    <w:p w:rsidR="004C1F71" w:rsidRPr="004C1F71" w:rsidRDefault="004C1F71" w:rsidP="004C1F71"/>
    <w:p w:rsidR="004C1F71" w:rsidRDefault="004C1F71" w:rsidP="004C1F71"/>
    <w:p w:rsidR="004C1F71" w:rsidRPr="004C1F71" w:rsidRDefault="004C1F71" w:rsidP="004C1F71"/>
    <w:p w:rsidR="004C1F71" w:rsidRDefault="004C1F71" w:rsidP="004C1F71"/>
    <w:p w:rsidR="004C1F71" w:rsidRDefault="004C1F71" w:rsidP="004C1F71"/>
    <w:p w:rsidR="004C1F71" w:rsidRDefault="004C1F71" w:rsidP="004C1F71"/>
    <w:p w:rsidR="004C1F71" w:rsidRPr="004C1F71" w:rsidRDefault="004C1F71" w:rsidP="004C1F71"/>
    <w:p w:rsidR="004C1F71" w:rsidRPr="004C1F71" w:rsidRDefault="004C1F71" w:rsidP="004C1F71"/>
    <w:p w:rsidR="0024152C" w:rsidRDefault="001568F8" w:rsidP="0027253D">
      <w:pPr>
        <w:pStyle w:val="Titre1"/>
      </w:pPr>
      <w:bookmarkStart w:id="280" w:name="_Toc372710470"/>
      <w:bookmarkStart w:id="281" w:name="_Toc372712278"/>
      <w:bookmarkStart w:id="282" w:name="_Toc372726998"/>
      <w:bookmarkStart w:id="283" w:name="_Toc372730859"/>
      <w:bookmarkStart w:id="284" w:name="_Toc401738707"/>
      <w:bookmarkStart w:id="285" w:name="_Toc401738869"/>
      <w:bookmarkStart w:id="286" w:name="_Toc402344159"/>
      <w:bookmarkStart w:id="287" w:name="_Toc402346286"/>
      <w:bookmarkStart w:id="288" w:name="_Toc402452796"/>
      <w:bookmarkStart w:id="289" w:name="_Toc402883117"/>
      <w:bookmarkStart w:id="290" w:name="_Toc403632170"/>
      <w:bookmarkStart w:id="291" w:name="_Toc403656293"/>
      <w:bookmarkStart w:id="292" w:name="_Toc430166150"/>
      <w:r>
        <w:lastRenderedPageBreak/>
        <w:t>C</w:t>
      </w:r>
      <w:r w:rsidR="0024152C" w:rsidRPr="009E0D6B">
        <w:t>ollecte de données</w:t>
      </w:r>
      <w:bookmarkEnd w:id="52"/>
      <w:bookmarkEnd w:id="280"/>
      <w:bookmarkEnd w:id="281"/>
      <w:bookmarkEnd w:id="282"/>
      <w:bookmarkEnd w:id="283"/>
      <w:bookmarkEnd w:id="284"/>
      <w:bookmarkEnd w:id="285"/>
      <w:bookmarkEnd w:id="286"/>
      <w:bookmarkEnd w:id="287"/>
      <w:bookmarkEnd w:id="288"/>
      <w:bookmarkEnd w:id="289"/>
      <w:bookmarkEnd w:id="290"/>
      <w:bookmarkEnd w:id="291"/>
      <w:bookmarkEnd w:id="292"/>
    </w:p>
    <w:p w:rsidR="00E13A04" w:rsidRPr="005F0BAC" w:rsidRDefault="001568F8" w:rsidP="0027253D">
      <w:pPr>
        <w:pStyle w:val="Titre2"/>
      </w:pPr>
      <w:bookmarkStart w:id="293" w:name="_Toc401738708"/>
      <w:bookmarkStart w:id="294" w:name="_Toc401738870"/>
      <w:bookmarkStart w:id="295" w:name="_Toc402344160"/>
      <w:bookmarkStart w:id="296" w:name="_Toc402346287"/>
      <w:bookmarkStart w:id="297" w:name="_Toc402452797"/>
      <w:bookmarkStart w:id="298" w:name="_Toc402883118"/>
      <w:bookmarkStart w:id="299" w:name="_Toc403632171"/>
      <w:bookmarkStart w:id="300" w:name="_Toc403656294"/>
      <w:bookmarkStart w:id="301" w:name="_Toc430166151"/>
      <w:bookmarkEnd w:id="53"/>
      <w:r w:rsidRPr="005F0BAC">
        <w:t>Données climatiques</w:t>
      </w:r>
      <w:bookmarkEnd w:id="293"/>
      <w:bookmarkEnd w:id="294"/>
      <w:bookmarkEnd w:id="295"/>
      <w:bookmarkEnd w:id="296"/>
      <w:bookmarkEnd w:id="297"/>
      <w:bookmarkEnd w:id="298"/>
      <w:bookmarkEnd w:id="299"/>
      <w:bookmarkEnd w:id="300"/>
      <w:bookmarkEnd w:id="301"/>
    </w:p>
    <w:p w:rsidR="00E577A3" w:rsidRPr="0044480A" w:rsidRDefault="00A12150" w:rsidP="00E577A3">
      <w:pPr>
        <w:pStyle w:val="Titre3"/>
      </w:pPr>
      <w:bookmarkStart w:id="302" w:name="_Toc430166152"/>
      <w:r>
        <w:t xml:space="preserve">La </w:t>
      </w:r>
      <w:proofErr w:type="spellStart"/>
      <w:r>
        <w:t>réanalyse</w:t>
      </w:r>
      <w:proofErr w:type="spellEnd"/>
      <w:r>
        <w:t xml:space="preserve"> Safran</w:t>
      </w:r>
      <w:bookmarkEnd w:id="302"/>
    </w:p>
    <w:tbl>
      <w:tblPr>
        <w:tblStyle w:val="Grilledutableau"/>
        <w:tblW w:w="0" w:type="auto"/>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9"/>
        <w:gridCol w:w="4785"/>
      </w:tblGrid>
      <w:tr w:rsidR="00A77A69" w:rsidRPr="009E0D6B" w:rsidTr="007911ED">
        <w:tc>
          <w:tcPr>
            <w:tcW w:w="4679" w:type="dxa"/>
          </w:tcPr>
          <w:p w:rsidR="00A77A69" w:rsidRPr="009E0D6B" w:rsidRDefault="00A77A69" w:rsidP="0027253D">
            <w:pPr>
              <w:rPr>
                <w:rFonts w:asciiTheme="minorHAnsi" w:hAnsiTheme="minorHAnsi"/>
              </w:rPr>
            </w:pPr>
            <w:r w:rsidRPr="009E0D6B">
              <w:rPr>
                <w:noProof/>
              </w:rPr>
              <w:drawing>
                <wp:inline distT="0" distB="0" distL="0" distR="0" wp14:anchorId="360C25DF" wp14:editId="0B15AC0A">
                  <wp:extent cx="2888889" cy="2702256"/>
                  <wp:effectExtent l="0" t="0" r="6985" b="3175"/>
                  <wp:docPr id="1030" name="Picture 6" descr="D:\THOMAS\05_MDR\SIG\Stations_FR_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D:\THOMAS\05_MDR\SIG\Stations_FR_IG.jp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4559" b="13181"/>
                          <a:stretch/>
                        </pic:blipFill>
                        <pic:spPr bwMode="auto">
                          <a:xfrm>
                            <a:off x="0" y="0"/>
                            <a:ext cx="2889250" cy="27025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85" w:type="dxa"/>
          </w:tcPr>
          <w:p w:rsidR="00A77A69" w:rsidRPr="009E0D6B" w:rsidRDefault="00A77A69" w:rsidP="0027253D">
            <w:pPr>
              <w:rPr>
                <w:rFonts w:asciiTheme="minorHAnsi" w:hAnsiTheme="minorHAnsi"/>
              </w:rPr>
            </w:pPr>
            <w:r w:rsidRPr="009E0D6B">
              <w:rPr>
                <w:noProof/>
              </w:rPr>
              <w:drawing>
                <wp:inline distT="0" distB="0" distL="0" distR="0" wp14:anchorId="5975AECF" wp14:editId="12C0175D">
                  <wp:extent cx="2894614" cy="2702256"/>
                  <wp:effectExtent l="0" t="0" r="1270" b="3175"/>
                  <wp:docPr id="1033" name="Picture 9" descr="D:\THOMAS\05_MDR\SIG\Stations_FR_E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9" descr="D:\THOMAS\05_MDR\SIG\Stations_FR_E70.jp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4708" b="13165"/>
                          <a:stretch/>
                        </pic:blipFill>
                        <pic:spPr bwMode="auto">
                          <a:xfrm>
                            <a:off x="0" y="0"/>
                            <a:ext cx="2911364" cy="27178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77A69" w:rsidRPr="009E0D6B" w:rsidTr="007911ED">
        <w:tc>
          <w:tcPr>
            <w:tcW w:w="4679" w:type="dxa"/>
          </w:tcPr>
          <w:p w:rsidR="00A77A69" w:rsidRPr="001D3ABD" w:rsidRDefault="00A77A69" w:rsidP="001D3ABD">
            <w:pPr>
              <w:pStyle w:val="NormalWeb"/>
              <w:jc w:val="center"/>
              <w:rPr>
                <w:rFonts w:asciiTheme="minorHAnsi" w:hAnsiTheme="minorHAnsi"/>
                <w:b/>
                <w:sz w:val="22"/>
                <w:szCs w:val="22"/>
              </w:rPr>
            </w:pPr>
            <w:r w:rsidRPr="001D3ABD">
              <w:rPr>
                <w:rFonts w:asciiTheme="minorHAnsi" w:hAnsiTheme="minorHAnsi"/>
                <w:b/>
                <w:sz w:val="22"/>
                <w:szCs w:val="22"/>
              </w:rPr>
              <w:t>R2SE – 209 Stations</w:t>
            </w:r>
          </w:p>
        </w:tc>
        <w:tc>
          <w:tcPr>
            <w:tcW w:w="4785" w:type="dxa"/>
          </w:tcPr>
          <w:p w:rsidR="00A77A69" w:rsidRPr="001D3ABD" w:rsidRDefault="00A77A69" w:rsidP="001D3ABD">
            <w:pPr>
              <w:pStyle w:val="NormalWeb"/>
              <w:jc w:val="center"/>
              <w:rPr>
                <w:rFonts w:asciiTheme="minorHAnsi" w:hAnsiTheme="minorHAnsi"/>
                <w:b/>
                <w:sz w:val="22"/>
                <w:szCs w:val="22"/>
              </w:rPr>
            </w:pPr>
            <w:r w:rsidRPr="001D3ABD">
              <w:rPr>
                <w:rFonts w:asciiTheme="minorHAnsi" w:hAnsiTheme="minorHAnsi"/>
                <w:b/>
                <w:sz w:val="22"/>
                <w:szCs w:val="22"/>
              </w:rPr>
              <w:t>Explore2070 – 833 Stations</w:t>
            </w:r>
          </w:p>
        </w:tc>
      </w:tr>
    </w:tbl>
    <w:p w:rsidR="00A77A69" w:rsidRPr="009E0D6B" w:rsidRDefault="00A77A69" w:rsidP="00FE0A2D">
      <w:pPr>
        <w:pStyle w:val="Lgende"/>
      </w:pPr>
      <w:r w:rsidRPr="0027253D">
        <w:t>Figure</w:t>
      </w:r>
      <w:r w:rsidRPr="009E0D6B">
        <w:t xml:space="preserve"> </w:t>
      </w:r>
      <w:fldSimple w:instr=" SEQ Figure \* ARABIC ">
        <w:r w:rsidR="00EA20D8">
          <w:rPr>
            <w:noProof/>
          </w:rPr>
          <w:t>9</w:t>
        </w:r>
      </w:fldSimple>
      <w:r w:rsidRPr="009E0D6B">
        <w:t> : Positionnement des stations hydrométriques retenues pour deux précédentes études</w:t>
      </w:r>
    </w:p>
    <w:p w:rsidR="00A77A69" w:rsidRPr="007F3034" w:rsidRDefault="00A77A69" w:rsidP="00DE5FB6">
      <w:pPr>
        <w:pStyle w:val="Paragraphedeliste"/>
        <w:numPr>
          <w:ilvl w:val="0"/>
          <w:numId w:val="5"/>
        </w:numPr>
      </w:pPr>
    </w:p>
    <w:tbl>
      <w:tblPr>
        <w:tblStyle w:val="Ombrageclair"/>
        <w:tblW w:w="0" w:type="auto"/>
        <w:tblLook w:val="04A0" w:firstRow="1" w:lastRow="0" w:firstColumn="1" w:lastColumn="0" w:noHBand="0" w:noVBand="1"/>
      </w:tblPr>
      <w:tblGrid>
        <w:gridCol w:w="1139"/>
        <w:gridCol w:w="1148"/>
        <w:gridCol w:w="1350"/>
        <w:gridCol w:w="1119"/>
        <w:gridCol w:w="1120"/>
        <w:gridCol w:w="1114"/>
        <w:gridCol w:w="1196"/>
        <w:gridCol w:w="1137"/>
      </w:tblGrid>
      <w:tr w:rsidR="00A77A69" w:rsidRPr="009E0D6B" w:rsidTr="0094678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139" w:type="dxa"/>
            <w:vAlign w:val="center"/>
          </w:tcPr>
          <w:p w:rsidR="00A77A69" w:rsidRPr="009E0D6B" w:rsidRDefault="00A77A69" w:rsidP="00001A56">
            <w:pPr>
              <w:spacing w:after="0"/>
              <w:jc w:val="center"/>
              <w:rPr>
                <w:b w:val="0"/>
              </w:rPr>
            </w:pPr>
            <w:r w:rsidRPr="009E0D6B">
              <w:t>Etudes</w:t>
            </w:r>
          </w:p>
        </w:tc>
        <w:tc>
          <w:tcPr>
            <w:tcW w:w="1148"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proofErr w:type="spellStart"/>
            <w:r w:rsidRPr="009E0D6B">
              <w:t>E</w:t>
            </w:r>
            <w:r>
              <w:t>xtraFlo</w:t>
            </w:r>
            <w:proofErr w:type="spellEnd"/>
          </w:p>
        </w:tc>
        <w:tc>
          <w:tcPr>
            <w:tcW w:w="1336"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r w:rsidRPr="009E0D6B">
              <w:t>Explore2070</w:t>
            </w:r>
          </w:p>
        </w:tc>
        <w:tc>
          <w:tcPr>
            <w:tcW w:w="1119"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r w:rsidRPr="009E0D6B">
              <w:t>R2SE</w:t>
            </w:r>
          </w:p>
        </w:tc>
        <w:tc>
          <w:tcPr>
            <w:tcW w:w="1120"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r w:rsidRPr="009E0D6B">
              <w:t>QIXA</w:t>
            </w:r>
          </w:p>
        </w:tc>
        <w:tc>
          <w:tcPr>
            <w:tcW w:w="1114"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r w:rsidRPr="009E0D6B">
              <w:t>QMNA5</w:t>
            </w:r>
          </w:p>
        </w:tc>
        <w:tc>
          <w:tcPr>
            <w:tcW w:w="1175"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proofErr w:type="spellStart"/>
            <w:r w:rsidRPr="009E0D6B">
              <w:t>FloodScale</w:t>
            </w:r>
            <w:proofErr w:type="spellEnd"/>
            <w:r w:rsidRPr="009E0D6B">
              <w:t xml:space="preserve"> </w:t>
            </w:r>
            <w:proofErr w:type="spellStart"/>
            <w:r w:rsidRPr="009E0D6B">
              <w:t>AVuPUR</w:t>
            </w:r>
            <w:proofErr w:type="spellEnd"/>
          </w:p>
        </w:tc>
        <w:tc>
          <w:tcPr>
            <w:tcW w:w="1137" w:type="dxa"/>
            <w:vAlign w:val="center"/>
          </w:tcPr>
          <w:p w:rsidR="00A77A69" w:rsidRPr="009E0D6B" w:rsidRDefault="00A77A69" w:rsidP="00001A56">
            <w:pPr>
              <w:spacing w:after="0"/>
              <w:jc w:val="center"/>
              <w:cnfStyle w:val="100000000000" w:firstRow="1" w:lastRow="0" w:firstColumn="0" w:lastColumn="0" w:oddVBand="0" w:evenVBand="0" w:oddHBand="0" w:evenHBand="0" w:firstRowFirstColumn="0" w:firstRowLastColumn="0" w:lastRowFirstColumn="0" w:lastRowLastColumn="0"/>
            </w:pPr>
            <w:r w:rsidRPr="009E0D6B">
              <w:t>Aucune étude</w:t>
            </w:r>
          </w:p>
        </w:tc>
      </w:tr>
      <w:tr w:rsidR="00A77A69" w:rsidRPr="009E0D6B" w:rsidTr="00A362D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39" w:type="dxa"/>
            <w:shd w:val="clear" w:color="auto" w:fill="F2F2F2" w:themeFill="background1" w:themeFillShade="F2"/>
            <w:vAlign w:val="center"/>
          </w:tcPr>
          <w:p w:rsidR="00A77A69" w:rsidRPr="009E0D6B" w:rsidRDefault="00A77A69" w:rsidP="00001A56">
            <w:pPr>
              <w:spacing w:after="0"/>
              <w:jc w:val="center"/>
              <w:rPr>
                <w:b w:val="0"/>
              </w:rPr>
            </w:pPr>
            <w:r w:rsidRPr="009E0D6B">
              <w:t>Stations</w:t>
            </w:r>
          </w:p>
        </w:tc>
        <w:tc>
          <w:tcPr>
            <w:tcW w:w="1148"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198</w:t>
            </w:r>
          </w:p>
        </w:tc>
        <w:tc>
          <w:tcPr>
            <w:tcW w:w="1336"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147</w:t>
            </w:r>
          </w:p>
        </w:tc>
        <w:tc>
          <w:tcPr>
            <w:tcW w:w="1119"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43</w:t>
            </w:r>
          </w:p>
        </w:tc>
        <w:tc>
          <w:tcPr>
            <w:tcW w:w="1120"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137</w:t>
            </w:r>
          </w:p>
        </w:tc>
        <w:tc>
          <w:tcPr>
            <w:tcW w:w="1114"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116</w:t>
            </w:r>
          </w:p>
        </w:tc>
        <w:tc>
          <w:tcPr>
            <w:tcW w:w="1175"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20</w:t>
            </w:r>
          </w:p>
        </w:tc>
        <w:tc>
          <w:tcPr>
            <w:tcW w:w="1137" w:type="dxa"/>
            <w:shd w:val="clear" w:color="auto" w:fill="F2F2F2" w:themeFill="background1" w:themeFillShade="F2"/>
            <w:vAlign w:val="center"/>
          </w:tcPr>
          <w:p w:rsidR="00A77A69" w:rsidRPr="009E0D6B" w:rsidRDefault="00A77A69" w:rsidP="00001A56">
            <w:pPr>
              <w:spacing w:after="0"/>
              <w:jc w:val="center"/>
              <w:cnfStyle w:val="000000100000" w:firstRow="0" w:lastRow="0" w:firstColumn="0" w:lastColumn="0" w:oddVBand="0" w:evenVBand="0" w:oddHBand="1" w:evenHBand="0" w:firstRowFirstColumn="0" w:firstRowLastColumn="0" w:lastRowFirstColumn="0" w:lastRowLastColumn="0"/>
            </w:pPr>
            <w:r w:rsidRPr="009E0D6B">
              <w:t>263</w:t>
            </w:r>
          </w:p>
        </w:tc>
      </w:tr>
    </w:tbl>
    <w:p w:rsidR="00A77A69" w:rsidRPr="009E0D6B" w:rsidRDefault="007F3034" w:rsidP="00FE0A2D">
      <w:pPr>
        <w:pStyle w:val="Lgende"/>
      </w:pPr>
      <w:bookmarkStart w:id="303" w:name="_Ref402446637"/>
      <w:r>
        <w:t xml:space="preserve">Tableau </w:t>
      </w:r>
      <w:fldSimple w:instr=" SEQ Tableau \* ARABIC ">
        <w:r w:rsidR="000F43AE">
          <w:rPr>
            <w:noProof/>
          </w:rPr>
          <w:t>4</w:t>
        </w:r>
      </w:fldSimple>
      <w:bookmarkEnd w:id="303"/>
      <w:r>
        <w:t> :</w:t>
      </w:r>
      <w:r w:rsidRPr="007F3034">
        <w:t xml:space="preserve"> </w:t>
      </w:r>
      <w:r w:rsidRPr="009E0D6B">
        <w:t>Stations retenues lors de précédents travaux, sélectionnées pour la constitution du jeu de données principal</w:t>
      </w:r>
    </w:p>
    <w:p w:rsidR="003E2DA1" w:rsidRPr="009E0D6B" w:rsidRDefault="00A77A69" w:rsidP="004C1F71">
      <w:r w:rsidRPr="009E0D6B">
        <w:t>Toutes ces stations ont fait l’ob</w:t>
      </w:r>
      <w:r>
        <w:t>jet d’un repositionnement sur un</w:t>
      </w:r>
      <w:r w:rsidRPr="009E0D6B">
        <w:t xml:space="preserve"> réseau de drainage </w:t>
      </w:r>
      <w:r w:rsidR="00360799">
        <w:t>théorique issu</w:t>
      </w:r>
      <w:r>
        <w:t xml:space="preserve"> </w:t>
      </w:r>
      <w:bookmarkEnd w:id="54"/>
    </w:p>
    <w:sectPr w:rsidR="003E2DA1" w:rsidRPr="009E0D6B" w:rsidSect="00DA7655">
      <w:headerReference w:type="default" r:id="rId31"/>
      <w:footerReference w:type="default" r:id="rId32"/>
      <w:pgSz w:w="11906" w:h="16838"/>
      <w:pgMar w:top="975" w:right="851" w:bottom="1276" w:left="851" w:header="283" w:footer="567" w:gutter="0"/>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78" w:author="Isabelle Gouttevin" w:date="2015-09-18T14:39:00Z" w:initials="IG">
    <w:p w:rsidR="00D24A8F" w:rsidRDefault="00D24A8F">
      <w:pPr>
        <w:pStyle w:val="Commentaire"/>
      </w:pPr>
      <w:r>
        <w:rPr>
          <w:rStyle w:val="Marquedecommentaire"/>
        </w:rPr>
        <w:annotationRef/>
      </w:r>
      <w:r>
        <w:t>Insérer dans cette partie le tableau (bassin test, biais constatés, paramètres ciblés, améliorations sur le sous-</w:t>
      </w:r>
      <w:proofErr w:type="spellStart"/>
      <w:r>
        <w:t>basisn</w:t>
      </w:r>
      <w:proofErr w:type="spellEnd"/>
      <w:r>
        <w:t xml:space="preserve"> et en global) dont on a parlé au coin café</w:t>
      </w:r>
    </w:p>
  </w:comment>
  <w:comment w:id="90" w:author="Isabelle Gouttevin" w:date="2015-09-18T14:40:00Z" w:initials="IG">
    <w:p w:rsidR="00D24A8F" w:rsidRDefault="00D24A8F" w:rsidP="00D24A8F">
      <w:pPr>
        <w:pStyle w:val="Commentaire"/>
      </w:pPr>
      <w:r>
        <w:rPr>
          <w:rStyle w:val="Marquedecommentaire"/>
        </w:rPr>
        <w:annotationRef/>
      </w:r>
      <w:proofErr w:type="spellStart"/>
      <w:r>
        <w:t>A</w:t>
      </w:r>
      <w:proofErr w:type="spellEnd"/>
      <w:r>
        <w:t xml:space="preserve"> ajouter par IG</w:t>
      </w:r>
    </w:p>
  </w:comment>
  <w:comment w:id="91" w:author="Isabelle Gouttevin" w:date="2015-09-18T14:40:00Z" w:initials="IG">
    <w:p w:rsidR="00D24A8F" w:rsidRDefault="00D24A8F" w:rsidP="00D24A8F">
      <w:pPr>
        <w:pStyle w:val="Commentaire"/>
      </w:pPr>
      <w:r>
        <w:rPr>
          <w:rStyle w:val="Marquedecommentaire"/>
        </w:rPr>
        <w:annotationRef/>
      </w:r>
      <w:r>
        <w:t>En quoi consiste-t-elle ?</w:t>
      </w:r>
    </w:p>
  </w:comment>
  <w:comment w:id="93" w:author="Isabelle Gouttevin" w:date="2015-09-18T14:46:00Z" w:initials="IG">
    <w:p w:rsidR="00D24A8F" w:rsidRDefault="00D24A8F" w:rsidP="00D24A8F">
      <w:pPr>
        <w:pStyle w:val="Commentaire"/>
      </w:pPr>
      <w:r>
        <w:rPr>
          <w:rStyle w:val="Marquedecommentaire"/>
        </w:rPr>
        <w:annotationRef/>
      </w:r>
      <w:r>
        <w:t>Quelques éléments sur cette partie :</w:t>
      </w:r>
    </w:p>
    <w:p w:rsidR="00D24A8F" w:rsidRDefault="00D24A8F" w:rsidP="00D24A8F">
      <w:pPr>
        <w:pStyle w:val="Commentaire"/>
        <w:numPr>
          <w:ilvl w:val="0"/>
          <w:numId w:val="39"/>
        </w:numPr>
      </w:pPr>
      <w:r>
        <w:t>Améliorer les titres des figures  en précisant bien l’endroit et quantité représentée</w:t>
      </w:r>
    </w:p>
    <w:p w:rsidR="00D24A8F" w:rsidRDefault="00D24A8F" w:rsidP="00D24A8F">
      <w:pPr>
        <w:pStyle w:val="Commentaire"/>
        <w:numPr>
          <w:ilvl w:val="0"/>
          <w:numId w:val="39"/>
        </w:numPr>
      </w:pPr>
      <w:r>
        <w:t>Les axes des figures: en général il y a débit ET volume dérivé</w:t>
      </w:r>
      <w:proofErr w:type="gramStart"/>
      <w:r>
        <w:t>..</w:t>
      </w:r>
      <w:proofErr w:type="gramEnd"/>
      <w:r>
        <w:t xml:space="preserve"> adopter un double axe </w:t>
      </w:r>
      <w:proofErr w:type="spellStart"/>
      <w:r>
        <w:t>peut-etre</w:t>
      </w:r>
      <w:proofErr w:type="spellEnd"/>
      <w:r>
        <w:t> ?</w:t>
      </w:r>
    </w:p>
    <w:p w:rsidR="00D24A8F" w:rsidRDefault="00D24A8F" w:rsidP="00D24A8F">
      <w:pPr>
        <w:pStyle w:val="Commentaire"/>
        <w:numPr>
          <w:ilvl w:val="0"/>
          <w:numId w:val="39"/>
        </w:numPr>
      </w:pPr>
      <w:r>
        <w:t>L’axe des temps : à minima, précise que c’est dans le système : YY-MM.</w:t>
      </w:r>
    </w:p>
    <w:p w:rsidR="00D24A8F" w:rsidRDefault="00D24A8F" w:rsidP="00D24A8F">
      <w:pPr>
        <w:pStyle w:val="Commentaire"/>
      </w:pPr>
      <w:r>
        <w:t xml:space="preserve">Egalement, prendre quelques exemples (Ardèche et </w:t>
      </w:r>
      <w:proofErr w:type="spellStart"/>
      <w:r>
        <w:t>Vinon</w:t>
      </w:r>
      <w:proofErr w:type="spellEnd"/>
      <w:r>
        <w:t> </w:t>
      </w:r>
      <w:proofErr w:type="gramStart"/>
      <w:r>
        <w:t>? )</w:t>
      </w:r>
      <w:proofErr w:type="gramEnd"/>
      <w:r>
        <w:t xml:space="preserve"> avec la FO et la comparaison </w:t>
      </w:r>
      <w:proofErr w:type="spellStart"/>
      <w:r>
        <w:t>simu-obs</w:t>
      </w:r>
      <w:proofErr w:type="spellEnd"/>
      <w:r>
        <w:t xml:space="preserve"> avec et sans barrages, comme discuté</w:t>
      </w:r>
    </w:p>
  </w:comment>
  <w:comment w:id="97" w:author="Isabelle Gouttevin" w:date="2015-09-18T15:38:00Z" w:initials="IG">
    <w:p w:rsidR="004A0EA8" w:rsidRDefault="0051516E" w:rsidP="004A0EA8">
      <w:pPr>
        <w:pStyle w:val="Commentaire"/>
      </w:pPr>
      <w:r>
        <w:rPr>
          <w:rStyle w:val="Marquedecommentaire"/>
        </w:rPr>
        <w:annotationRef/>
      </w:r>
      <w:r>
        <w:t xml:space="preserve">Je pense qu’il faudra </w:t>
      </w:r>
    </w:p>
    <w:p w:rsidR="0051516E" w:rsidRDefault="0051516E" w:rsidP="0051516E">
      <w:pPr>
        <w:pStyle w:val="Commentaire"/>
      </w:pPr>
    </w:p>
  </w:comment>
  <w:comment w:id="112" w:author="Isabelle Gouttevin" w:date="2015-09-18T15:39:00Z" w:initials="IG">
    <w:p w:rsidR="00D24A8F" w:rsidRDefault="00D24A8F">
      <w:pPr>
        <w:pStyle w:val="Commentaire"/>
      </w:pPr>
      <w:r>
        <w:rPr>
          <w:rStyle w:val="Marquedecommentaire"/>
        </w:rPr>
        <w:annotationRef/>
      </w:r>
      <w:r>
        <w:t>Je pense qu’il faut clairement distinguer le BESOIN en EAU (qui dépend de la culture</w:t>
      </w:r>
      <w:r w:rsidR="00325EB4">
        <w:t xml:space="preserve"> et de son stress</w:t>
      </w:r>
      <w:r>
        <w:t>) de l’APPORT EFFECTIF</w:t>
      </w:r>
      <w:r w:rsidR="00F541E3">
        <w:t xml:space="preserve"> que tu appelles DOSE D’IRRIGATION</w:t>
      </w:r>
      <w:r w:rsidR="004A0EA8">
        <w:t xml:space="preserve"> ou DEMANDE</w:t>
      </w:r>
      <w:r>
        <w:t xml:space="preserve"> (qui dépend du besoin en eau ET du type d’irrigation</w:t>
      </w:r>
      <w:r w:rsidR="004A0EA8">
        <w:t>)</w:t>
      </w:r>
    </w:p>
    <w:p w:rsidR="004A0EA8" w:rsidRDefault="004A0EA8">
      <w:pPr>
        <w:pStyle w:val="Commentaire"/>
      </w:pPr>
    </w:p>
    <w:p w:rsidR="004A0EA8" w:rsidRDefault="004A0EA8" w:rsidP="004A0EA8">
      <w:pPr>
        <w:pStyle w:val="Commentaire"/>
      </w:pPr>
      <w:r>
        <w:t>Idéalement, essaye d’</w:t>
      </w:r>
      <w:r>
        <w:t>uniformiser le vocabulaire.</w:t>
      </w:r>
    </w:p>
    <w:p w:rsidR="004A0EA8" w:rsidRDefault="004A0EA8" w:rsidP="004A0EA8">
      <w:pPr>
        <w:pStyle w:val="Commentaire"/>
      </w:pPr>
      <w:r>
        <w:t>On a</w:t>
      </w:r>
    </w:p>
    <w:p w:rsidR="004A0EA8" w:rsidRDefault="004A0EA8" w:rsidP="004A0EA8">
      <w:pPr>
        <w:pStyle w:val="Commentaire"/>
        <w:numPr>
          <w:ilvl w:val="0"/>
          <w:numId w:val="39"/>
        </w:numPr>
      </w:pPr>
      <w:r>
        <w:t>Le besoin en eau (mais on ne sait pas vraiment ce que c’est)</w:t>
      </w:r>
    </w:p>
    <w:p w:rsidR="004A0EA8" w:rsidRDefault="004A0EA8" w:rsidP="004A0EA8">
      <w:pPr>
        <w:pStyle w:val="Commentaire"/>
        <w:numPr>
          <w:ilvl w:val="0"/>
          <w:numId w:val="39"/>
        </w:numPr>
      </w:pPr>
      <w:r>
        <w:t>La dose d’irrigation nécessaire = la demande</w:t>
      </w:r>
    </w:p>
    <w:p w:rsidR="004A0EA8" w:rsidRDefault="004A0EA8" w:rsidP="004A0EA8">
      <w:pPr>
        <w:pStyle w:val="Commentaire"/>
        <w:numPr>
          <w:ilvl w:val="0"/>
          <w:numId w:val="39"/>
        </w:numPr>
      </w:pPr>
      <w:r>
        <w:t xml:space="preserve">L’eau à </w:t>
      </w:r>
      <w:proofErr w:type="spellStart"/>
      <w:r>
        <w:t>préveler</w:t>
      </w:r>
      <w:proofErr w:type="spellEnd"/>
      <w:r>
        <w:t xml:space="preserve"> (actuellement égale à la demande, mais qui dépendra à terme d’e l’efficacité des </w:t>
      </w:r>
      <w:proofErr w:type="spellStart"/>
      <w:r>
        <w:t>consuites</w:t>
      </w:r>
      <w:proofErr w:type="spellEnd"/>
      <w:r>
        <w:t>)</w:t>
      </w:r>
    </w:p>
    <w:p w:rsidR="004A0EA8" w:rsidRDefault="004A0EA8" w:rsidP="004A0EA8">
      <w:pPr>
        <w:pStyle w:val="Commentaire"/>
        <w:numPr>
          <w:ilvl w:val="0"/>
          <w:numId w:val="39"/>
        </w:numPr>
      </w:pPr>
      <w:r>
        <w:t xml:space="preserve"> L’eau prélevée effectivement (dépendant de la ressource)</w:t>
      </w:r>
    </w:p>
    <w:p w:rsidR="004A0EA8" w:rsidRDefault="004A0EA8" w:rsidP="004A0EA8">
      <w:pPr>
        <w:pStyle w:val="Commentaire"/>
      </w:pPr>
      <w:r>
        <w:t>Idéalement, choisir un seul terme pour chaque « dose », et s’y tenir !</w:t>
      </w:r>
    </w:p>
    <w:p w:rsidR="00F541E3" w:rsidRDefault="00F541E3">
      <w:pPr>
        <w:pStyle w:val="Commentaire"/>
      </w:pPr>
    </w:p>
  </w:comment>
  <w:comment w:id="199" w:author="Isabelle Gouttevin" w:date="2015-09-18T15:34:00Z" w:initials="IG">
    <w:p w:rsidR="0051516E" w:rsidRDefault="0051516E">
      <w:pPr>
        <w:pStyle w:val="Commentaire"/>
      </w:pPr>
      <w:r>
        <w:rPr>
          <w:rStyle w:val="Marquedecommentaire"/>
        </w:rPr>
        <w:annotationRef/>
      </w:r>
      <w:r>
        <w:t xml:space="preserve">Préciser ce qui se passe quand la demande ne peut pas </w:t>
      </w:r>
      <w:proofErr w:type="spellStart"/>
      <w:r>
        <w:t>etre</w:t>
      </w:r>
      <w:proofErr w:type="spellEnd"/>
      <w:r>
        <w:t xml:space="preserve"> satisfaite : assèche-t-on la rivière ?</w:t>
      </w:r>
      <w:r w:rsidR="004A0EA8">
        <w:t xml:space="preserve"> Pondère-t-on l’eau attribuée à chaque HRU par sa surface en cas de restrictions ?</w:t>
      </w:r>
    </w:p>
  </w:comment>
  <w:comment w:id="252" w:author="Isabelle Gouttevin" w:date="2015-09-18T16:03:00Z" w:initials="IG">
    <w:p w:rsidR="00DD70CA" w:rsidRDefault="00DD70CA">
      <w:pPr>
        <w:pStyle w:val="Commentaire"/>
      </w:pPr>
      <w:r>
        <w:rPr>
          <w:rStyle w:val="Marquedecommentaire"/>
        </w:rPr>
        <w:annotationRef/>
      </w:r>
      <w:r>
        <w:t>Tu es dur !</w:t>
      </w:r>
    </w:p>
    <w:p w:rsidR="00DD70CA" w:rsidRDefault="00DD70CA">
      <w:pPr>
        <w:pStyle w:val="Commentaire"/>
      </w:pPr>
      <w:r>
        <w:t>On rate le maraichage dans les Alpes du Nord et les pairies irriguées en Ardèche et en partie dans les Alpes du Sud</w:t>
      </w:r>
      <w:proofErr w:type="gramStart"/>
      <w:r>
        <w:t>..</w:t>
      </w:r>
      <w:proofErr w:type="gramEnd"/>
      <w:r>
        <w:t xml:space="preserve">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23C3" w:rsidRDefault="00C623C3" w:rsidP="0027253D">
      <w:r>
        <w:separator/>
      </w:r>
    </w:p>
  </w:endnote>
  <w:endnote w:type="continuationSeparator" w:id="0">
    <w:p w:rsidR="00C623C3" w:rsidRDefault="00C623C3" w:rsidP="00272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0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DejaVu Sans">
    <w:panose1 w:val="020B0603030804020204"/>
    <w:charset w:val="00"/>
    <w:family w:val="swiss"/>
    <w:pitch w:val="variable"/>
    <w:sig w:usb0="E7002EFF" w:usb1="D200FDFF" w:usb2="0A24602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800022EF" w:usb1="C000205A" w:usb2="00000008" w:usb3="00000000" w:csb0="00000057" w:csb1="00000000"/>
  </w:font>
  <w:font w:name="Arial">
    <w:panose1 w:val="020B0604020202020204"/>
    <w:charset w:val="00"/>
    <w:family w:val="swiss"/>
    <w:pitch w:val="variable"/>
    <w:sig w:usb0="20002A87" w:usb1="80000000" w:usb2="00000008" w:usb3="00000000" w:csb0="000001FF" w:csb1="00000000"/>
  </w:font>
  <w:font w:name="MS Mincho">
    <w:altName w:val="Meiryo"/>
    <w:panose1 w:val="02020609040205080304"/>
    <w:charset w:val="80"/>
    <w:family w:val="roman"/>
    <w:notTrueType/>
    <w:pitch w:val="fixed"/>
    <w:sig w:usb0="00000000" w:usb1="08070000" w:usb2="00000010" w:usb3="00000000" w:csb0="00020000" w:csb1="00000000"/>
  </w:font>
  <w:font w:name="Helvetica">
    <w:panose1 w:val="020B0504020202020204"/>
    <w:charset w:val="00"/>
    <w:family w:val="auto"/>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tarSymbol">
    <w:altName w:val="Times New Roman"/>
    <w:panose1 w:val="00000000000000000000"/>
    <w:charset w:val="00"/>
    <w:family w:val="auto"/>
    <w:notTrueType/>
    <w:pitch w:val="default"/>
    <w:sig w:usb0="00000003" w:usb1="00000000" w:usb2="00000000" w:usb3="00000000" w:csb0="00000001" w:csb1="00000000"/>
  </w:font>
  <w:font w:name="Lucida Sans Unicode">
    <w:charset w:val="00"/>
    <w:family w:val="swiss"/>
    <w:pitch w:val="variable"/>
    <w:sig w:usb0="80000AFF" w:usb1="0000396B" w:usb2="00000000" w:usb3="00000000" w:csb0="000000B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auto"/>
    <w:notTrueType/>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A8F" w:rsidRDefault="00D24A8F" w:rsidP="0027253D">
    <w:pPr>
      <w:pStyle w:val="Pieddepage"/>
    </w:pPr>
    <w:r>
      <w:rPr>
        <w:noProof/>
        <w:lang w:eastAsia="fr-FR"/>
      </w:rPr>
      <w:drawing>
        <wp:inline distT="0" distB="0" distL="0" distR="0" wp14:anchorId="0655DE33" wp14:editId="273A1096">
          <wp:extent cx="1012190" cy="990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2190" cy="990600"/>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A8F" w:rsidRDefault="00D24A8F" w:rsidP="0027253D">
    <w:pPr>
      <w:pStyle w:val="Pieddepage"/>
    </w:pPr>
    <w:r>
      <w:rPr>
        <w:noProof/>
        <w:lang w:eastAsia="fr-FR"/>
      </w:rPr>
      <w:drawing>
        <wp:anchor distT="0" distB="0" distL="114300" distR="114300" simplePos="0" relativeHeight="251659264" behindDoc="0" locked="0" layoutInCell="1" allowOverlap="1" wp14:anchorId="0180ABFC" wp14:editId="405297E5">
          <wp:simplePos x="0" y="0"/>
          <wp:positionH relativeFrom="margin">
            <wp:posOffset>403860</wp:posOffset>
          </wp:positionH>
          <wp:positionV relativeFrom="page">
            <wp:posOffset>8949852</wp:posOffset>
          </wp:positionV>
          <wp:extent cx="1101725" cy="1065530"/>
          <wp:effectExtent l="0" t="0" r="3175" b="1270"/>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1725" cy="106553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77426421"/>
      <w:docPartObj>
        <w:docPartGallery w:val="Page Numbers (Bottom of Page)"/>
        <w:docPartUnique/>
      </w:docPartObj>
    </w:sdtPr>
    <w:sdtContent>
      <w:p w:rsidR="00D24A8F" w:rsidRDefault="00D24A8F">
        <w:pPr>
          <w:pStyle w:val="Pieddepage"/>
          <w:jc w:val="right"/>
        </w:pPr>
        <w:r>
          <w:fldChar w:fldCharType="begin"/>
        </w:r>
        <w:r>
          <w:instrText>PAGE   \* MERGEFORMAT</w:instrText>
        </w:r>
        <w:r>
          <w:fldChar w:fldCharType="separate"/>
        </w:r>
        <w:r w:rsidR="001E51DC">
          <w:rPr>
            <w:noProof/>
          </w:rPr>
          <w:t>iii</w:t>
        </w:r>
        <w:r>
          <w:fldChar w:fldCharType="end"/>
        </w:r>
      </w:p>
    </w:sdtContent>
  </w:sdt>
  <w:p w:rsidR="00D24A8F" w:rsidRDefault="00D24A8F">
    <w:pPr>
      <w:pStyle w:val="Pieddepage"/>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0932524"/>
      <w:docPartObj>
        <w:docPartGallery w:val="Page Numbers (Bottom of Page)"/>
        <w:docPartUnique/>
      </w:docPartObj>
    </w:sdtPr>
    <w:sdtContent>
      <w:p w:rsidR="00D24A8F" w:rsidRDefault="00D24A8F" w:rsidP="00001A56">
        <w:pPr>
          <w:pStyle w:val="Pieddepage"/>
          <w:jc w:val="right"/>
        </w:pPr>
        <w:r>
          <w:fldChar w:fldCharType="begin"/>
        </w:r>
        <w:r>
          <w:instrText xml:space="preserve"> PAGE  \* Arabic  \* MERGEFORMAT </w:instrText>
        </w:r>
        <w:r>
          <w:fldChar w:fldCharType="separate"/>
        </w:r>
        <w:r w:rsidR="00330106">
          <w:rPr>
            <w:noProof/>
          </w:rPr>
          <w:t>18</w:t>
        </w:r>
        <w:r>
          <w:fldChar w:fldCharType="end"/>
        </w:r>
      </w:p>
    </w:sdtContent>
  </w:sdt>
  <w:p w:rsidR="00D24A8F" w:rsidRDefault="00D24A8F" w:rsidP="0027253D">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23C3" w:rsidRDefault="00C623C3" w:rsidP="000011AA">
      <w:pPr>
        <w:spacing w:after="0"/>
      </w:pPr>
      <w:r>
        <w:separator/>
      </w:r>
    </w:p>
  </w:footnote>
  <w:footnote w:type="continuationSeparator" w:id="0">
    <w:p w:rsidR="00C623C3" w:rsidRDefault="00C623C3" w:rsidP="000011AA">
      <w:pPr>
        <w:spacing w:after="0"/>
      </w:pPr>
      <w:r>
        <w:continuationSeparator/>
      </w:r>
    </w:p>
  </w:footnote>
  <w:footnote w:type="continuationNotice" w:id="1">
    <w:p w:rsidR="00C623C3" w:rsidRDefault="00C623C3">
      <w:pPr>
        <w:spacing w:after="0" w:line="240" w:lineRule="auto"/>
      </w:pPr>
    </w:p>
  </w:footnote>
  <w:footnote w:id="2">
    <w:p w:rsidR="00D24A8F" w:rsidRPr="009F1903" w:rsidRDefault="00D24A8F" w:rsidP="00D24A8F">
      <w:pPr>
        <w:pStyle w:val="Notedebasdepage"/>
        <w:rPr>
          <w:sz w:val="18"/>
          <w:szCs w:val="18"/>
        </w:rPr>
      </w:pPr>
      <w:r w:rsidRPr="009F1903">
        <w:rPr>
          <w:rStyle w:val="Appelnotedebasdep"/>
          <w:sz w:val="18"/>
          <w:szCs w:val="18"/>
        </w:rPr>
        <w:footnoteRef/>
      </w:r>
      <w:r w:rsidRPr="009F1903">
        <w:rPr>
          <w:sz w:val="18"/>
          <w:szCs w:val="18"/>
        </w:rPr>
        <w:t xml:space="preserve"> </w:t>
      </w:r>
      <w:r>
        <w:rPr>
          <w:sz w:val="18"/>
          <w:szCs w:val="18"/>
        </w:rPr>
        <w:t>Monteynard +… : cette désignation s’applique à l’ensemble des ouvrages hydrauliques du Drac (</w:t>
      </w:r>
      <w:r w:rsidRPr="00432554">
        <w:rPr>
          <w:sz w:val="18"/>
          <w:szCs w:val="18"/>
          <w:highlight w:val="yellow"/>
        </w:rPr>
        <w:t>barrages du Sautet (108 M</w:t>
      </w:r>
      <w:r w:rsidRPr="00432554">
        <w:rPr>
          <w:rFonts w:eastAsia="Times New Roman" w:cs="Arial"/>
          <w:sz w:val="20"/>
          <w:szCs w:val="20"/>
          <w:highlight w:val="yellow"/>
        </w:rPr>
        <w:t>m</w:t>
      </w:r>
      <w:r w:rsidRPr="00432554">
        <w:rPr>
          <w:rFonts w:eastAsia="Times New Roman" w:cs="Arial"/>
          <w:sz w:val="20"/>
          <w:szCs w:val="20"/>
          <w:highlight w:val="yellow"/>
          <w:vertAlign w:val="superscript"/>
        </w:rPr>
        <w:t>3</w:t>
      </w:r>
      <w:r w:rsidRPr="00432554">
        <w:rPr>
          <w:sz w:val="18"/>
          <w:szCs w:val="18"/>
          <w:highlight w:val="yellow"/>
        </w:rPr>
        <w:t>),</w:t>
      </w:r>
      <w:r>
        <w:rPr>
          <w:sz w:val="18"/>
          <w:szCs w:val="18"/>
        </w:rPr>
        <w:t xml:space="preserve"> de St Pierre de </w:t>
      </w:r>
      <w:proofErr w:type="spellStart"/>
      <w:r>
        <w:rPr>
          <w:sz w:val="18"/>
          <w:szCs w:val="18"/>
        </w:rPr>
        <w:t>Cognet</w:t>
      </w:r>
      <w:proofErr w:type="spellEnd"/>
      <w:r>
        <w:rPr>
          <w:sz w:val="18"/>
          <w:szCs w:val="18"/>
        </w:rPr>
        <w:t xml:space="preserve"> (28 </w:t>
      </w:r>
      <w:r w:rsidRPr="009D1461">
        <w:rPr>
          <w:sz w:val="18"/>
          <w:szCs w:val="18"/>
        </w:rPr>
        <w:t>M</w:t>
      </w:r>
      <w:r w:rsidRPr="009D1461">
        <w:rPr>
          <w:rFonts w:eastAsia="Times New Roman" w:cs="Arial"/>
          <w:sz w:val="20"/>
          <w:szCs w:val="20"/>
        </w:rPr>
        <w:t>m</w:t>
      </w:r>
      <w:r w:rsidRPr="009D1461">
        <w:rPr>
          <w:rFonts w:eastAsia="Times New Roman" w:cs="Arial"/>
          <w:sz w:val="20"/>
          <w:szCs w:val="20"/>
          <w:vertAlign w:val="superscript"/>
        </w:rPr>
        <w:t>3</w:t>
      </w:r>
      <w:r>
        <w:rPr>
          <w:sz w:val="18"/>
          <w:szCs w:val="18"/>
        </w:rPr>
        <w:t xml:space="preserve">),  du Monteynard (275 </w:t>
      </w:r>
      <w:r w:rsidRPr="009D1461">
        <w:rPr>
          <w:sz w:val="18"/>
          <w:szCs w:val="18"/>
        </w:rPr>
        <w:t>M</w:t>
      </w:r>
      <w:r w:rsidRPr="009D1461">
        <w:rPr>
          <w:rFonts w:eastAsia="Times New Roman" w:cs="Arial"/>
          <w:sz w:val="20"/>
          <w:szCs w:val="20"/>
        </w:rPr>
        <w:t>m</w:t>
      </w:r>
      <w:r w:rsidRPr="009D1461">
        <w:rPr>
          <w:rFonts w:eastAsia="Times New Roman" w:cs="Arial"/>
          <w:sz w:val="20"/>
          <w:szCs w:val="20"/>
          <w:vertAlign w:val="superscript"/>
        </w:rPr>
        <w:t>3</w:t>
      </w:r>
      <w:r>
        <w:rPr>
          <w:sz w:val="18"/>
          <w:szCs w:val="18"/>
        </w:rPr>
        <w:t xml:space="preserve">) et de Notre Dame de Commiers (34 </w:t>
      </w:r>
      <w:r w:rsidRPr="009D1461">
        <w:rPr>
          <w:sz w:val="18"/>
          <w:szCs w:val="18"/>
        </w:rPr>
        <w:t>M</w:t>
      </w:r>
      <w:r w:rsidRPr="009D1461">
        <w:rPr>
          <w:rFonts w:eastAsia="Times New Roman" w:cs="Arial"/>
          <w:sz w:val="20"/>
          <w:szCs w:val="20"/>
        </w:rPr>
        <w:t>m</w:t>
      </w:r>
      <w:r w:rsidRPr="009D1461">
        <w:rPr>
          <w:rFonts w:eastAsia="Times New Roman" w:cs="Arial"/>
          <w:sz w:val="20"/>
          <w:szCs w:val="20"/>
          <w:vertAlign w:val="superscript"/>
        </w:rPr>
        <w:t>3</w:t>
      </w:r>
      <w:r>
        <w:rPr>
          <w:sz w:val="18"/>
          <w:szCs w:val="18"/>
        </w:rPr>
        <w:t>), dont seul le fonctionnement d’ensemble est modélisé).</w:t>
      </w:r>
    </w:p>
  </w:footnote>
  <w:footnote w:id="3">
    <w:p w:rsidR="00D24A8F" w:rsidRPr="009F1903" w:rsidRDefault="00D24A8F" w:rsidP="00D24A8F">
      <w:pPr>
        <w:pStyle w:val="Notedebasdepage"/>
        <w:rPr>
          <w:sz w:val="18"/>
          <w:szCs w:val="18"/>
        </w:rPr>
      </w:pPr>
      <w:r w:rsidRPr="009F1903">
        <w:rPr>
          <w:rStyle w:val="Appelnotedebasdep"/>
          <w:sz w:val="18"/>
          <w:szCs w:val="18"/>
        </w:rPr>
        <w:footnoteRef/>
      </w:r>
      <w:r w:rsidRPr="009F1903">
        <w:rPr>
          <w:sz w:val="18"/>
          <w:szCs w:val="18"/>
        </w:rPr>
        <w:t xml:space="preserve"> </w:t>
      </w:r>
      <w:r>
        <w:rPr>
          <w:sz w:val="18"/>
          <w:szCs w:val="18"/>
        </w:rPr>
        <w:t>Monteynard +… : cette désignation s’applique à l’ensemble des ouvrages hydrauliques du Drac (</w:t>
      </w:r>
      <w:r w:rsidRPr="00432554">
        <w:rPr>
          <w:sz w:val="18"/>
          <w:szCs w:val="18"/>
          <w:highlight w:val="yellow"/>
        </w:rPr>
        <w:t>barrages du Sautet (108 M</w:t>
      </w:r>
      <w:r w:rsidRPr="00432554">
        <w:rPr>
          <w:rFonts w:eastAsia="Times New Roman" w:cs="Arial"/>
          <w:sz w:val="20"/>
          <w:szCs w:val="20"/>
          <w:highlight w:val="yellow"/>
        </w:rPr>
        <w:t>m</w:t>
      </w:r>
      <w:r w:rsidRPr="00432554">
        <w:rPr>
          <w:rFonts w:eastAsia="Times New Roman" w:cs="Arial"/>
          <w:sz w:val="20"/>
          <w:szCs w:val="20"/>
          <w:highlight w:val="yellow"/>
          <w:vertAlign w:val="superscript"/>
        </w:rPr>
        <w:t>3</w:t>
      </w:r>
      <w:r w:rsidRPr="00432554">
        <w:rPr>
          <w:sz w:val="18"/>
          <w:szCs w:val="18"/>
          <w:highlight w:val="yellow"/>
        </w:rPr>
        <w:t>),</w:t>
      </w:r>
      <w:r>
        <w:rPr>
          <w:sz w:val="18"/>
          <w:szCs w:val="18"/>
        </w:rPr>
        <w:t xml:space="preserve"> de St Pierre de </w:t>
      </w:r>
      <w:proofErr w:type="spellStart"/>
      <w:r>
        <w:rPr>
          <w:sz w:val="18"/>
          <w:szCs w:val="18"/>
        </w:rPr>
        <w:t>Cognet</w:t>
      </w:r>
      <w:proofErr w:type="spellEnd"/>
      <w:r>
        <w:rPr>
          <w:sz w:val="18"/>
          <w:szCs w:val="18"/>
        </w:rPr>
        <w:t xml:space="preserve"> (28 </w:t>
      </w:r>
      <w:r w:rsidRPr="009D1461">
        <w:rPr>
          <w:sz w:val="18"/>
          <w:szCs w:val="18"/>
        </w:rPr>
        <w:t>M</w:t>
      </w:r>
      <w:r w:rsidRPr="009D1461">
        <w:rPr>
          <w:rFonts w:eastAsia="Times New Roman" w:cs="Arial"/>
          <w:sz w:val="20"/>
          <w:szCs w:val="20"/>
        </w:rPr>
        <w:t>m</w:t>
      </w:r>
      <w:r w:rsidRPr="009D1461">
        <w:rPr>
          <w:rFonts w:eastAsia="Times New Roman" w:cs="Arial"/>
          <w:sz w:val="20"/>
          <w:szCs w:val="20"/>
          <w:vertAlign w:val="superscript"/>
        </w:rPr>
        <w:t>3</w:t>
      </w:r>
      <w:r>
        <w:rPr>
          <w:sz w:val="18"/>
          <w:szCs w:val="18"/>
        </w:rPr>
        <w:t xml:space="preserve">),  du Monteynard (275 </w:t>
      </w:r>
      <w:r w:rsidRPr="009D1461">
        <w:rPr>
          <w:sz w:val="18"/>
          <w:szCs w:val="18"/>
        </w:rPr>
        <w:t>M</w:t>
      </w:r>
      <w:r w:rsidRPr="009D1461">
        <w:rPr>
          <w:rFonts w:eastAsia="Times New Roman" w:cs="Arial"/>
          <w:sz w:val="20"/>
          <w:szCs w:val="20"/>
        </w:rPr>
        <w:t>m</w:t>
      </w:r>
      <w:r w:rsidRPr="009D1461">
        <w:rPr>
          <w:rFonts w:eastAsia="Times New Roman" w:cs="Arial"/>
          <w:sz w:val="20"/>
          <w:szCs w:val="20"/>
          <w:vertAlign w:val="superscript"/>
        </w:rPr>
        <w:t>3</w:t>
      </w:r>
      <w:r>
        <w:rPr>
          <w:sz w:val="18"/>
          <w:szCs w:val="18"/>
        </w:rPr>
        <w:t xml:space="preserve">) et de Notre Dame de Commiers (34 </w:t>
      </w:r>
      <w:r w:rsidRPr="009D1461">
        <w:rPr>
          <w:sz w:val="18"/>
          <w:szCs w:val="18"/>
        </w:rPr>
        <w:t>M</w:t>
      </w:r>
      <w:r w:rsidRPr="009D1461">
        <w:rPr>
          <w:rFonts w:eastAsia="Times New Roman" w:cs="Arial"/>
          <w:sz w:val="20"/>
          <w:szCs w:val="20"/>
        </w:rPr>
        <w:t>m</w:t>
      </w:r>
      <w:r w:rsidRPr="009D1461">
        <w:rPr>
          <w:rFonts w:eastAsia="Times New Roman" w:cs="Arial"/>
          <w:sz w:val="20"/>
          <w:szCs w:val="20"/>
          <w:vertAlign w:val="superscript"/>
        </w:rPr>
        <w:t>3</w:t>
      </w:r>
      <w:r>
        <w:rPr>
          <w:sz w:val="18"/>
          <w:szCs w:val="18"/>
        </w:rPr>
        <w:t>), dont seul le fonctionnement d’ensemble est modélisé).</w:t>
      </w:r>
    </w:p>
  </w:footnote>
  <w:footnote w:id="4">
    <w:p w:rsidR="00D24A8F" w:rsidRDefault="00D24A8F" w:rsidP="002D3008">
      <w:pPr>
        <w:pStyle w:val="Notedebasdepage"/>
      </w:pPr>
      <w:r>
        <w:rPr>
          <w:rStyle w:val="Appelnotedebasdep"/>
        </w:rPr>
        <w:footnoteRef/>
      </w:r>
      <w:r>
        <w:t xml:space="preserve"> Source : </w:t>
      </w:r>
      <w:r w:rsidRPr="007553B1">
        <w:t>http://www.wikiwater.fr/e52-les-techniques-d-irrigation.html#outil_sommaire_5</w:t>
      </w:r>
    </w:p>
  </w:footnote>
  <w:footnote w:id="5">
    <w:p w:rsidR="004A0EA8" w:rsidRPr="002F3B65" w:rsidRDefault="004A0EA8" w:rsidP="004A0EA8">
      <w:pPr>
        <w:pStyle w:val="Notedebasdepage"/>
        <w:spacing w:after="0" w:line="240" w:lineRule="auto"/>
        <w:rPr>
          <w:sz w:val="16"/>
          <w:szCs w:val="16"/>
        </w:rPr>
      </w:pPr>
      <w:r w:rsidRPr="002F3B65">
        <w:rPr>
          <w:rStyle w:val="Appelnotedebasdep"/>
          <w:sz w:val="16"/>
          <w:szCs w:val="16"/>
        </w:rPr>
        <w:footnoteRef/>
      </w:r>
      <w:r w:rsidRPr="002F3B65">
        <w:rPr>
          <w:sz w:val="16"/>
          <w:szCs w:val="16"/>
        </w:rPr>
        <w:t xml:space="preserve"> http://sierm.eaurmc.fr/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A8F" w:rsidRDefault="00D24A8F" w:rsidP="0027253D">
    <w:pPr>
      <w:pStyle w:val="En-tte"/>
    </w:pPr>
    <w:r>
      <w:rPr>
        <w:noProof/>
        <w:lang w:eastAsia="fr-FR"/>
      </w:rPr>
      <w:drawing>
        <wp:anchor distT="0" distB="0" distL="114300" distR="114300" simplePos="0" relativeHeight="251660288" behindDoc="1" locked="0" layoutInCell="1" allowOverlap="0" wp14:anchorId="799B1DF6" wp14:editId="4ED94D8B">
          <wp:simplePos x="0" y="0"/>
          <wp:positionH relativeFrom="page">
            <wp:posOffset>563880</wp:posOffset>
          </wp:positionH>
          <wp:positionV relativeFrom="page">
            <wp:posOffset>2495550</wp:posOffset>
          </wp:positionV>
          <wp:extent cx="3398520" cy="3445510"/>
          <wp:effectExtent l="0" t="0" r="0" b="254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98520" cy="34455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A8F" w:rsidRDefault="00D24A8F" w:rsidP="00AC2BB7">
    <w:pPr>
      <w:pStyle w:val="En-tte"/>
      <w:tabs>
        <w:tab w:val="clear" w:pos="4536"/>
        <w:tab w:val="clear" w:pos="9072"/>
        <w:tab w:val="left" w:pos="1470"/>
        <w:tab w:val="left" w:pos="2356"/>
      </w:tabs>
    </w:pP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A8F" w:rsidRDefault="00D24A8F" w:rsidP="0027253D">
    <w:pPr>
      <w:pStyle w:val="En-tte"/>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22DC0"/>
    <w:multiLevelType w:val="hybridMultilevel"/>
    <w:tmpl w:val="3F08896E"/>
    <w:name w:val="WW8Num7"/>
    <w:lvl w:ilvl="0" w:tplc="FFFFFFFF">
      <w:start w:val="84"/>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nsid w:val="00F67A30"/>
    <w:multiLevelType w:val="hybridMultilevel"/>
    <w:tmpl w:val="87DA1EA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356230E"/>
    <w:multiLevelType w:val="hybridMultilevel"/>
    <w:tmpl w:val="F1B8C4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733593B"/>
    <w:multiLevelType w:val="hybridMultilevel"/>
    <w:tmpl w:val="4BCAD3E2"/>
    <w:lvl w:ilvl="0" w:tplc="1E144780">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703A7"/>
    <w:multiLevelType w:val="multilevel"/>
    <w:tmpl w:val="CC068ED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nsid w:val="08B0002F"/>
    <w:multiLevelType w:val="hybridMultilevel"/>
    <w:tmpl w:val="4A003CDA"/>
    <w:lvl w:ilvl="0" w:tplc="040C0001">
      <w:numFmt w:val="bullet"/>
      <w:pStyle w:val="NormalJustifi"/>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nsid w:val="0D523AAA"/>
    <w:multiLevelType w:val="hybridMultilevel"/>
    <w:tmpl w:val="7CA67D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B02C19"/>
    <w:multiLevelType w:val="hybridMultilevel"/>
    <w:tmpl w:val="0F22CF16"/>
    <w:lvl w:ilvl="0" w:tplc="8F74FDF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BC74822"/>
    <w:multiLevelType w:val="hybridMultilevel"/>
    <w:tmpl w:val="185E16C6"/>
    <w:lvl w:ilvl="0" w:tplc="7842F99A">
      <w:start w:val="619"/>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269C60BA"/>
    <w:multiLevelType w:val="hybridMultilevel"/>
    <w:tmpl w:val="D01A0608"/>
    <w:lvl w:ilvl="0" w:tplc="4BA0CFC8">
      <w:start w:val="619"/>
      <w:numFmt w:val="bullet"/>
      <w:lvlText w:val="-"/>
      <w:lvlJc w:val="left"/>
      <w:pPr>
        <w:ind w:left="1080" w:hanging="360"/>
      </w:pPr>
      <w:rPr>
        <w:rFonts w:ascii="Calibri" w:eastAsia="DejaVu Sans"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F9701C3"/>
    <w:multiLevelType w:val="hybridMultilevel"/>
    <w:tmpl w:val="3126ED18"/>
    <w:lvl w:ilvl="0" w:tplc="72C68782">
      <w:start w:val="29"/>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30462C0E"/>
    <w:multiLevelType w:val="hybridMultilevel"/>
    <w:tmpl w:val="0C94D520"/>
    <w:lvl w:ilvl="0" w:tplc="B4CC9844">
      <w:numFmt w:val="bullet"/>
      <w:lvlText w:val="-"/>
      <w:lvlJc w:val="left"/>
      <w:pPr>
        <w:ind w:left="720" w:hanging="360"/>
      </w:pPr>
      <w:rPr>
        <w:rFonts w:ascii="Calibri" w:eastAsia="Calibri"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1C4753F"/>
    <w:multiLevelType w:val="hybridMultilevel"/>
    <w:tmpl w:val="275C7AD4"/>
    <w:lvl w:ilvl="0" w:tplc="621A0F3E">
      <w:start w:val="619"/>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75D3382"/>
    <w:multiLevelType w:val="hybridMultilevel"/>
    <w:tmpl w:val="DB40D9DE"/>
    <w:lvl w:ilvl="0" w:tplc="5DF27EDE">
      <w:numFmt w:val="bullet"/>
      <w:lvlText w:val="-"/>
      <w:lvlJc w:val="left"/>
      <w:pPr>
        <w:ind w:left="2160" w:hanging="360"/>
      </w:pPr>
      <w:rPr>
        <w:rFonts w:ascii="Calibri" w:eastAsia="Calibri" w:hAnsi="Calibri" w:cs="Times New Roman"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4">
    <w:nsid w:val="383338D7"/>
    <w:multiLevelType w:val="hybridMultilevel"/>
    <w:tmpl w:val="97980626"/>
    <w:lvl w:ilvl="0" w:tplc="BA5CE400">
      <w:start w:val="1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C567B47"/>
    <w:multiLevelType w:val="hybridMultilevel"/>
    <w:tmpl w:val="E2464E54"/>
    <w:lvl w:ilvl="0" w:tplc="8CD418E8">
      <w:start w:val="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F160309"/>
    <w:multiLevelType w:val="hybridMultilevel"/>
    <w:tmpl w:val="7C94CA1C"/>
    <w:lvl w:ilvl="0" w:tplc="AF6098CE">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78A393D"/>
    <w:multiLevelType w:val="hybridMultilevel"/>
    <w:tmpl w:val="AC1EA06A"/>
    <w:lvl w:ilvl="0" w:tplc="1E24D6CA">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18">
    <w:nsid w:val="4BBD453E"/>
    <w:multiLevelType w:val="hybridMultilevel"/>
    <w:tmpl w:val="A14A038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9">
    <w:nsid w:val="510327D0"/>
    <w:multiLevelType w:val="hybridMultilevel"/>
    <w:tmpl w:val="7476394A"/>
    <w:lvl w:ilvl="0" w:tplc="6C323D14">
      <w:start w:val="15"/>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527353AF"/>
    <w:multiLevelType w:val="hybridMultilevel"/>
    <w:tmpl w:val="323C885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nsid w:val="5CA20238"/>
    <w:multiLevelType w:val="hybridMultilevel"/>
    <w:tmpl w:val="24B804BC"/>
    <w:lvl w:ilvl="0" w:tplc="E87C792C">
      <w:numFmt w:val="bullet"/>
      <w:lvlText w:val="-"/>
      <w:lvlJc w:val="left"/>
      <w:pPr>
        <w:ind w:left="720" w:hanging="360"/>
      </w:pPr>
      <w:rPr>
        <w:rFonts w:ascii="Calibri" w:eastAsiaTheme="minorEastAsia"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D375695"/>
    <w:multiLevelType w:val="hybridMultilevel"/>
    <w:tmpl w:val="D34829E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ED30B24"/>
    <w:multiLevelType w:val="hybridMultilevel"/>
    <w:tmpl w:val="3BA69B90"/>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4">
    <w:nsid w:val="62B4602C"/>
    <w:multiLevelType w:val="hybridMultilevel"/>
    <w:tmpl w:val="BC2EE62E"/>
    <w:lvl w:ilvl="0" w:tplc="F2E604F0">
      <w:start w:val="7"/>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66AF19B4"/>
    <w:multiLevelType w:val="hybridMultilevel"/>
    <w:tmpl w:val="8D92B0B2"/>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start w:val="1"/>
      <w:numFmt w:val="bullet"/>
      <w:lvlText w:val=""/>
      <w:lvlJc w:val="left"/>
      <w:pPr>
        <w:ind w:left="3216" w:hanging="360"/>
      </w:pPr>
      <w:rPr>
        <w:rFonts w:ascii="Wingdings" w:hAnsi="Wingdings" w:hint="default"/>
      </w:rPr>
    </w:lvl>
    <w:lvl w:ilvl="3" w:tplc="040C0001">
      <w:start w:val="1"/>
      <w:numFmt w:val="bullet"/>
      <w:lvlText w:val=""/>
      <w:lvlJc w:val="left"/>
      <w:pPr>
        <w:ind w:left="3936" w:hanging="360"/>
      </w:pPr>
      <w:rPr>
        <w:rFonts w:ascii="Symbol" w:hAnsi="Symbol" w:hint="default"/>
      </w:rPr>
    </w:lvl>
    <w:lvl w:ilvl="4" w:tplc="040C0003">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6">
    <w:nsid w:val="68D45888"/>
    <w:multiLevelType w:val="hybridMultilevel"/>
    <w:tmpl w:val="50125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68D62C25"/>
    <w:multiLevelType w:val="hybridMultilevel"/>
    <w:tmpl w:val="943C4B6C"/>
    <w:lvl w:ilvl="0" w:tplc="EBB8A49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92F76E0"/>
    <w:multiLevelType w:val="hybridMultilevel"/>
    <w:tmpl w:val="7C289806"/>
    <w:lvl w:ilvl="0" w:tplc="E576A696">
      <w:start w:val="43"/>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E231483"/>
    <w:multiLevelType w:val="hybridMultilevel"/>
    <w:tmpl w:val="DF985B4A"/>
    <w:lvl w:ilvl="0" w:tplc="59DE1A94">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nsid w:val="70CC0364"/>
    <w:multiLevelType w:val="hybridMultilevel"/>
    <w:tmpl w:val="67F6A8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1307E64"/>
    <w:multiLevelType w:val="hybridMultilevel"/>
    <w:tmpl w:val="805816D8"/>
    <w:lvl w:ilvl="0" w:tplc="040C0001">
      <w:start w:val="1994"/>
      <w:numFmt w:val="bullet"/>
      <w:lvlText w:val=""/>
      <w:lvlJc w:val="left"/>
      <w:pPr>
        <w:tabs>
          <w:tab w:val="num" w:pos="927"/>
        </w:tabs>
        <w:ind w:left="794" w:hanging="227"/>
      </w:pPr>
      <w:rPr>
        <w:rFonts w:ascii="Wingdings" w:hAnsi="Wingdings" w:hint="default"/>
      </w:rPr>
    </w:lvl>
    <w:lvl w:ilvl="1" w:tplc="040C0003">
      <w:start w:val="1994"/>
      <w:numFmt w:val="bullet"/>
      <w:pStyle w:val="T1annexe"/>
      <w:lvlText w:val=""/>
      <w:lvlJc w:val="left"/>
      <w:pPr>
        <w:tabs>
          <w:tab w:val="num" w:pos="1440"/>
        </w:tabs>
        <w:ind w:left="1307" w:hanging="227"/>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2">
    <w:nsid w:val="759C41BF"/>
    <w:multiLevelType w:val="hybridMultilevel"/>
    <w:tmpl w:val="64C4461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7AFE3225"/>
    <w:multiLevelType w:val="multilevel"/>
    <w:tmpl w:val="C8BED24E"/>
    <w:lvl w:ilvl="0">
      <w:start w:val="1"/>
      <w:numFmt w:val="decimal"/>
      <w:pStyle w:val="Titre10"/>
      <w:lvlText w:val="%1."/>
      <w:lvlJc w:val="left"/>
      <w:pPr>
        <w:ind w:left="360" w:hanging="360"/>
      </w:pPr>
    </w:lvl>
    <w:lvl w:ilvl="1">
      <w:start w:val="1"/>
      <w:numFmt w:val="decimal"/>
      <w:pStyle w:val="Titre20"/>
      <w:lvlText w:val="%1.%2."/>
      <w:lvlJc w:val="left"/>
      <w:pPr>
        <w:ind w:left="792" w:hanging="432"/>
      </w:pPr>
    </w:lvl>
    <w:lvl w:ilvl="2">
      <w:start w:val="1"/>
      <w:numFmt w:val="decimal"/>
      <w:pStyle w:val="Titre30"/>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2"/>
  </w:num>
  <w:num w:numId="3">
    <w:abstractNumId w:val="9"/>
  </w:num>
  <w:num w:numId="4">
    <w:abstractNumId w:val="16"/>
  </w:num>
  <w:num w:numId="5">
    <w:abstractNumId w:val="14"/>
  </w:num>
  <w:num w:numId="6">
    <w:abstractNumId w:val="19"/>
  </w:num>
  <w:num w:numId="7">
    <w:abstractNumId w:val="33"/>
  </w:num>
  <w:num w:numId="8">
    <w:abstractNumId w:val="33"/>
  </w:num>
  <w:num w:numId="9">
    <w:abstractNumId w:val="15"/>
  </w:num>
  <w:num w:numId="10">
    <w:abstractNumId w:val="4"/>
  </w:num>
  <w:num w:numId="11">
    <w:abstractNumId w:val="5"/>
  </w:num>
  <w:num w:numId="12">
    <w:abstractNumId w:val="31"/>
  </w:num>
  <w:num w:numId="13">
    <w:abstractNumId w:val="13"/>
  </w:num>
  <w:num w:numId="14">
    <w:abstractNumId w:val="27"/>
  </w:num>
  <w:num w:numId="15">
    <w:abstractNumId w:val="7"/>
  </w:num>
  <w:num w:numId="16">
    <w:abstractNumId w:val="3"/>
  </w:num>
  <w:num w:numId="17">
    <w:abstractNumId w:val="10"/>
  </w:num>
  <w:num w:numId="18">
    <w:abstractNumId w:val="4"/>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num>
  <w:num w:numId="24">
    <w:abstractNumId w:val="11"/>
  </w:num>
  <w:num w:numId="25">
    <w:abstractNumId w:val="25"/>
  </w:num>
  <w:num w:numId="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4"/>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num>
  <w:num w:numId="32">
    <w:abstractNumId w:val="17"/>
  </w:num>
  <w:num w:numId="33">
    <w:abstractNumId w:val="2"/>
  </w:num>
  <w:num w:numId="34">
    <w:abstractNumId w:val="30"/>
  </w:num>
  <w:num w:numId="35">
    <w:abstractNumId w:val="26"/>
  </w:num>
  <w:num w:numId="36">
    <w:abstractNumId w:val="21"/>
  </w:num>
  <w:num w:numId="37">
    <w:abstractNumId w:val="4"/>
  </w:num>
  <w:num w:numId="38">
    <w:abstractNumId w:val="32"/>
  </w:num>
  <w:num w:numId="39">
    <w:abstractNumId w:val="28"/>
  </w:num>
  <w:num w:numId="40">
    <w:abstractNumId w:val="18"/>
  </w:num>
  <w:num w:numId="41">
    <w:abstractNumId w:val="23"/>
  </w:num>
  <w:num w:numId="42">
    <w:abstractNumId w:val="20"/>
  </w:num>
  <w:num w:numId="43">
    <w:abstractNumId w:val="1"/>
  </w:num>
  <w:num w:numId="44">
    <w:abstractNumId w:val="6"/>
  </w:num>
  <w:num w:numId="45">
    <w:abstractNumId w:val="2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trackRevisions/>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39A"/>
    <w:rsid w:val="00000659"/>
    <w:rsid w:val="00000714"/>
    <w:rsid w:val="000011AA"/>
    <w:rsid w:val="000014A8"/>
    <w:rsid w:val="00001A56"/>
    <w:rsid w:val="000030BA"/>
    <w:rsid w:val="00003706"/>
    <w:rsid w:val="00005690"/>
    <w:rsid w:val="00005AFF"/>
    <w:rsid w:val="0000712B"/>
    <w:rsid w:val="000108E4"/>
    <w:rsid w:val="00011A5B"/>
    <w:rsid w:val="000138CA"/>
    <w:rsid w:val="00016760"/>
    <w:rsid w:val="00016C1F"/>
    <w:rsid w:val="00020818"/>
    <w:rsid w:val="00025E68"/>
    <w:rsid w:val="000269E1"/>
    <w:rsid w:val="000378E2"/>
    <w:rsid w:val="00041DE9"/>
    <w:rsid w:val="00043422"/>
    <w:rsid w:val="00044B94"/>
    <w:rsid w:val="00050355"/>
    <w:rsid w:val="00050CE4"/>
    <w:rsid w:val="00050F7C"/>
    <w:rsid w:val="0005139B"/>
    <w:rsid w:val="000516D9"/>
    <w:rsid w:val="0005270E"/>
    <w:rsid w:val="00052BD4"/>
    <w:rsid w:val="00053EEA"/>
    <w:rsid w:val="000550E8"/>
    <w:rsid w:val="0005649F"/>
    <w:rsid w:val="0005688A"/>
    <w:rsid w:val="00057D56"/>
    <w:rsid w:val="000606D6"/>
    <w:rsid w:val="00060E61"/>
    <w:rsid w:val="000611AF"/>
    <w:rsid w:val="00061BAE"/>
    <w:rsid w:val="00062865"/>
    <w:rsid w:val="00062EC9"/>
    <w:rsid w:val="00063043"/>
    <w:rsid w:val="00065E35"/>
    <w:rsid w:val="00066DFA"/>
    <w:rsid w:val="00070859"/>
    <w:rsid w:val="00071268"/>
    <w:rsid w:val="00071795"/>
    <w:rsid w:val="00071E37"/>
    <w:rsid w:val="00074C60"/>
    <w:rsid w:val="00076D2D"/>
    <w:rsid w:val="00077482"/>
    <w:rsid w:val="000818B8"/>
    <w:rsid w:val="0008221E"/>
    <w:rsid w:val="00082764"/>
    <w:rsid w:val="00082C62"/>
    <w:rsid w:val="00083544"/>
    <w:rsid w:val="00083BC2"/>
    <w:rsid w:val="00085A85"/>
    <w:rsid w:val="0008769B"/>
    <w:rsid w:val="0009094E"/>
    <w:rsid w:val="0009429B"/>
    <w:rsid w:val="00094928"/>
    <w:rsid w:val="000976B6"/>
    <w:rsid w:val="000A397D"/>
    <w:rsid w:val="000B47AF"/>
    <w:rsid w:val="000B55E7"/>
    <w:rsid w:val="000B7364"/>
    <w:rsid w:val="000B75A6"/>
    <w:rsid w:val="000C0E49"/>
    <w:rsid w:val="000C1795"/>
    <w:rsid w:val="000C18EB"/>
    <w:rsid w:val="000C1A2B"/>
    <w:rsid w:val="000C2325"/>
    <w:rsid w:val="000C23F5"/>
    <w:rsid w:val="000C3458"/>
    <w:rsid w:val="000C47BD"/>
    <w:rsid w:val="000C4D9E"/>
    <w:rsid w:val="000C6E79"/>
    <w:rsid w:val="000D20A0"/>
    <w:rsid w:val="000D4D3A"/>
    <w:rsid w:val="000D7906"/>
    <w:rsid w:val="000E090A"/>
    <w:rsid w:val="000E099A"/>
    <w:rsid w:val="000E0DD2"/>
    <w:rsid w:val="000E29A2"/>
    <w:rsid w:val="000E38A1"/>
    <w:rsid w:val="000E39E0"/>
    <w:rsid w:val="000E3B08"/>
    <w:rsid w:val="000E4EF5"/>
    <w:rsid w:val="000E74F2"/>
    <w:rsid w:val="000E79B2"/>
    <w:rsid w:val="000F0B22"/>
    <w:rsid w:val="000F25B9"/>
    <w:rsid w:val="000F25BB"/>
    <w:rsid w:val="000F35BB"/>
    <w:rsid w:val="000F43AE"/>
    <w:rsid w:val="000F46A7"/>
    <w:rsid w:val="000F6AA9"/>
    <w:rsid w:val="000F6DB6"/>
    <w:rsid w:val="000F70DE"/>
    <w:rsid w:val="001011DC"/>
    <w:rsid w:val="0010271A"/>
    <w:rsid w:val="0010349F"/>
    <w:rsid w:val="00103A33"/>
    <w:rsid w:val="00104A92"/>
    <w:rsid w:val="00111A38"/>
    <w:rsid w:val="00112D50"/>
    <w:rsid w:val="001132FF"/>
    <w:rsid w:val="001174C3"/>
    <w:rsid w:val="0012154D"/>
    <w:rsid w:val="00121A4A"/>
    <w:rsid w:val="001256D2"/>
    <w:rsid w:val="00126FB3"/>
    <w:rsid w:val="001279F8"/>
    <w:rsid w:val="001301B6"/>
    <w:rsid w:val="001310F2"/>
    <w:rsid w:val="001339C5"/>
    <w:rsid w:val="00134A2A"/>
    <w:rsid w:val="00134F08"/>
    <w:rsid w:val="00136459"/>
    <w:rsid w:val="00136D6A"/>
    <w:rsid w:val="00140FD5"/>
    <w:rsid w:val="001438B3"/>
    <w:rsid w:val="00151260"/>
    <w:rsid w:val="0015149F"/>
    <w:rsid w:val="00155652"/>
    <w:rsid w:val="00155F5E"/>
    <w:rsid w:val="001568F8"/>
    <w:rsid w:val="001570BF"/>
    <w:rsid w:val="001600E4"/>
    <w:rsid w:val="00160585"/>
    <w:rsid w:val="0016283A"/>
    <w:rsid w:val="001630BF"/>
    <w:rsid w:val="00163B0E"/>
    <w:rsid w:val="001655A1"/>
    <w:rsid w:val="00167455"/>
    <w:rsid w:val="001701EB"/>
    <w:rsid w:val="00170E2A"/>
    <w:rsid w:val="00171657"/>
    <w:rsid w:val="00180AB4"/>
    <w:rsid w:val="001814A7"/>
    <w:rsid w:val="00181A39"/>
    <w:rsid w:val="00181D48"/>
    <w:rsid w:val="00181EAD"/>
    <w:rsid w:val="00182C57"/>
    <w:rsid w:val="00184104"/>
    <w:rsid w:val="00187709"/>
    <w:rsid w:val="00191409"/>
    <w:rsid w:val="001914C8"/>
    <w:rsid w:val="00192BBE"/>
    <w:rsid w:val="0019386A"/>
    <w:rsid w:val="00193AC3"/>
    <w:rsid w:val="00193E48"/>
    <w:rsid w:val="00194A24"/>
    <w:rsid w:val="00195047"/>
    <w:rsid w:val="00195AC8"/>
    <w:rsid w:val="001962CD"/>
    <w:rsid w:val="001963B1"/>
    <w:rsid w:val="001A1C5F"/>
    <w:rsid w:val="001A34B0"/>
    <w:rsid w:val="001A43F5"/>
    <w:rsid w:val="001A546B"/>
    <w:rsid w:val="001A74F3"/>
    <w:rsid w:val="001B0DE1"/>
    <w:rsid w:val="001B0EFD"/>
    <w:rsid w:val="001B1C2D"/>
    <w:rsid w:val="001B3D19"/>
    <w:rsid w:val="001B62E2"/>
    <w:rsid w:val="001C2D1E"/>
    <w:rsid w:val="001C6632"/>
    <w:rsid w:val="001D0FCD"/>
    <w:rsid w:val="001D25CF"/>
    <w:rsid w:val="001D280E"/>
    <w:rsid w:val="001D31FD"/>
    <w:rsid w:val="001D335B"/>
    <w:rsid w:val="001D39F5"/>
    <w:rsid w:val="001D3ABD"/>
    <w:rsid w:val="001D6413"/>
    <w:rsid w:val="001D75AF"/>
    <w:rsid w:val="001D7AF5"/>
    <w:rsid w:val="001E1548"/>
    <w:rsid w:val="001E49CD"/>
    <w:rsid w:val="001E51DC"/>
    <w:rsid w:val="001E596F"/>
    <w:rsid w:val="001E5C3A"/>
    <w:rsid w:val="001E66F9"/>
    <w:rsid w:val="001E7655"/>
    <w:rsid w:val="001F0147"/>
    <w:rsid w:val="001F01B4"/>
    <w:rsid w:val="001F1AF6"/>
    <w:rsid w:val="001F4593"/>
    <w:rsid w:val="002006E1"/>
    <w:rsid w:val="0020071D"/>
    <w:rsid w:val="00201D46"/>
    <w:rsid w:val="00203411"/>
    <w:rsid w:val="0020496A"/>
    <w:rsid w:val="00206118"/>
    <w:rsid w:val="00207736"/>
    <w:rsid w:val="00210237"/>
    <w:rsid w:val="00210D73"/>
    <w:rsid w:val="00212A70"/>
    <w:rsid w:val="002150C7"/>
    <w:rsid w:val="0021638D"/>
    <w:rsid w:val="002211A9"/>
    <w:rsid w:val="002214D5"/>
    <w:rsid w:val="00222069"/>
    <w:rsid w:val="00224EF0"/>
    <w:rsid w:val="00226088"/>
    <w:rsid w:val="00226FFC"/>
    <w:rsid w:val="00231E1C"/>
    <w:rsid w:val="00232D91"/>
    <w:rsid w:val="00233593"/>
    <w:rsid w:val="002340BE"/>
    <w:rsid w:val="002347E2"/>
    <w:rsid w:val="00234CD6"/>
    <w:rsid w:val="00236F17"/>
    <w:rsid w:val="00240833"/>
    <w:rsid w:val="0024152C"/>
    <w:rsid w:val="00241B45"/>
    <w:rsid w:val="00242625"/>
    <w:rsid w:val="00242697"/>
    <w:rsid w:val="002429C5"/>
    <w:rsid w:val="00243B26"/>
    <w:rsid w:val="002451EB"/>
    <w:rsid w:val="0024536A"/>
    <w:rsid w:val="002516F2"/>
    <w:rsid w:val="00252689"/>
    <w:rsid w:val="00252E24"/>
    <w:rsid w:val="00253462"/>
    <w:rsid w:val="00253554"/>
    <w:rsid w:val="002539BC"/>
    <w:rsid w:val="002575E6"/>
    <w:rsid w:val="002576AC"/>
    <w:rsid w:val="002606AC"/>
    <w:rsid w:val="0026159D"/>
    <w:rsid w:val="00263077"/>
    <w:rsid w:val="00263196"/>
    <w:rsid w:val="00267723"/>
    <w:rsid w:val="00267F6D"/>
    <w:rsid w:val="0027121F"/>
    <w:rsid w:val="002720E2"/>
    <w:rsid w:val="0027253D"/>
    <w:rsid w:val="002743C8"/>
    <w:rsid w:val="002763E3"/>
    <w:rsid w:val="00277F03"/>
    <w:rsid w:val="0028199E"/>
    <w:rsid w:val="002825BC"/>
    <w:rsid w:val="002844DE"/>
    <w:rsid w:val="00285089"/>
    <w:rsid w:val="0028548E"/>
    <w:rsid w:val="00286C6A"/>
    <w:rsid w:val="00292368"/>
    <w:rsid w:val="00292F1F"/>
    <w:rsid w:val="00293AD5"/>
    <w:rsid w:val="00295553"/>
    <w:rsid w:val="002960E1"/>
    <w:rsid w:val="00296B70"/>
    <w:rsid w:val="00297418"/>
    <w:rsid w:val="00297520"/>
    <w:rsid w:val="002A058E"/>
    <w:rsid w:val="002A11BB"/>
    <w:rsid w:val="002A1334"/>
    <w:rsid w:val="002A1911"/>
    <w:rsid w:val="002A1BED"/>
    <w:rsid w:val="002A3FB0"/>
    <w:rsid w:val="002A40D8"/>
    <w:rsid w:val="002A570F"/>
    <w:rsid w:val="002A71D4"/>
    <w:rsid w:val="002B055F"/>
    <w:rsid w:val="002B4B98"/>
    <w:rsid w:val="002B4E9F"/>
    <w:rsid w:val="002B60D6"/>
    <w:rsid w:val="002C0E5B"/>
    <w:rsid w:val="002C0FF7"/>
    <w:rsid w:val="002C28BA"/>
    <w:rsid w:val="002C3BB2"/>
    <w:rsid w:val="002C5E3C"/>
    <w:rsid w:val="002C7AC0"/>
    <w:rsid w:val="002D0104"/>
    <w:rsid w:val="002D3008"/>
    <w:rsid w:val="002D38AC"/>
    <w:rsid w:val="002D40DC"/>
    <w:rsid w:val="002D4EE6"/>
    <w:rsid w:val="002D6DE3"/>
    <w:rsid w:val="002D7E6A"/>
    <w:rsid w:val="002D7EF8"/>
    <w:rsid w:val="002E09D4"/>
    <w:rsid w:val="002E273A"/>
    <w:rsid w:val="002E3B4C"/>
    <w:rsid w:val="002E406E"/>
    <w:rsid w:val="002E4070"/>
    <w:rsid w:val="002E5298"/>
    <w:rsid w:val="002E7A06"/>
    <w:rsid w:val="002E7DBD"/>
    <w:rsid w:val="002F0EEA"/>
    <w:rsid w:val="002F1032"/>
    <w:rsid w:val="002F3B65"/>
    <w:rsid w:val="002F6604"/>
    <w:rsid w:val="002F66D7"/>
    <w:rsid w:val="00301DD8"/>
    <w:rsid w:val="003031E0"/>
    <w:rsid w:val="00305017"/>
    <w:rsid w:val="003105F7"/>
    <w:rsid w:val="003108CB"/>
    <w:rsid w:val="0031240C"/>
    <w:rsid w:val="0031345D"/>
    <w:rsid w:val="00315FFD"/>
    <w:rsid w:val="00316BA7"/>
    <w:rsid w:val="00317197"/>
    <w:rsid w:val="003173C8"/>
    <w:rsid w:val="00321B71"/>
    <w:rsid w:val="00322504"/>
    <w:rsid w:val="0032381D"/>
    <w:rsid w:val="00325EB4"/>
    <w:rsid w:val="00326F84"/>
    <w:rsid w:val="00327555"/>
    <w:rsid w:val="00330106"/>
    <w:rsid w:val="00332660"/>
    <w:rsid w:val="003335E1"/>
    <w:rsid w:val="00333914"/>
    <w:rsid w:val="00333FFA"/>
    <w:rsid w:val="00334975"/>
    <w:rsid w:val="003360A0"/>
    <w:rsid w:val="003367E1"/>
    <w:rsid w:val="00340E25"/>
    <w:rsid w:val="0034232D"/>
    <w:rsid w:val="0034333F"/>
    <w:rsid w:val="0034731D"/>
    <w:rsid w:val="00347BDC"/>
    <w:rsid w:val="00350584"/>
    <w:rsid w:val="00352727"/>
    <w:rsid w:val="00352788"/>
    <w:rsid w:val="00354808"/>
    <w:rsid w:val="003575B4"/>
    <w:rsid w:val="003600C5"/>
    <w:rsid w:val="003602EF"/>
    <w:rsid w:val="00360799"/>
    <w:rsid w:val="0036123E"/>
    <w:rsid w:val="003638FF"/>
    <w:rsid w:val="00363B67"/>
    <w:rsid w:val="00364008"/>
    <w:rsid w:val="0036430A"/>
    <w:rsid w:val="00367610"/>
    <w:rsid w:val="0036795B"/>
    <w:rsid w:val="00370AA9"/>
    <w:rsid w:val="00370DDF"/>
    <w:rsid w:val="00371C82"/>
    <w:rsid w:val="00372111"/>
    <w:rsid w:val="00373B87"/>
    <w:rsid w:val="0037414F"/>
    <w:rsid w:val="00375028"/>
    <w:rsid w:val="00382AE6"/>
    <w:rsid w:val="00383B1F"/>
    <w:rsid w:val="00384A85"/>
    <w:rsid w:val="0038748E"/>
    <w:rsid w:val="003877EF"/>
    <w:rsid w:val="00387A11"/>
    <w:rsid w:val="003920C1"/>
    <w:rsid w:val="003946B7"/>
    <w:rsid w:val="0039504F"/>
    <w:rsid w:val="003956E0"/>
    <w:rsid w:val="00395D57"/>
    <w:rsid w:val="00397DEB"/>
    <w:rsid w:val="003A31DA"/>
    <w:rsid w:val="003A34FD"/>
    <w:rsid w:val="003A41E2"/>
    <w:rsid w:val="003A5720"/>
    <w:rsid w:val="003A6002"/>
    <w:rsid w:val="003A685C"/>
    <w:rsid w:val="003B0826"/>
    <w:rsid w:val="003B1F65"/>
    <w:rsid w:val="003B44A1"/>
    <w:rsid w:val="003B6D46"/>
    <w:rsid w:val="003B762A"/>
    <w:rsid w:val="003C0821"/>
    <w:rsid w:val="003C0F3C"/>
    <w:rsid w:val="003C1741"/>
    <w:rsid w:val="003C2E2D"/>
    <w:rsid w:val="003C56F5"/>
    <w:rsid w:val="003C6002"/>
    <w:rsid w:val="003C6831"/>
    <w:rsid w:val="003C6FE2"/>
    <w:rsid w:val="003C7A65"/>
    <w:rsid w:val="003D19D0"/>
    <w:rsid w:val="003D1FC2"/>
    <w:rsid w:val="003D51FE"/>
    <w:rsid w:val="003D7EFD"/>
    <w:rsid w:val="003E2DA1"/>
    <w:rsid w:val="003E37D4"/>
    <w:rsid w:val="003E446C"/>
    <w:rsid w:val="003E52C4"/>
    <w:rsid w:val="003E6C03"/>
    <w:rsid w:val="003F11EF"/>
    <w:rsid w:val="003F14C5"/>
    <w:rsid w:val="003F385E"/>
    <w:rsid w:val="003F4142"/>
    <w:rsid w:val="003F5D22"/>
    <w:rsid w:val="003F730E"/>
    <w:rsid w:val="003F7456"/>
    <w:rsid w:val="003F783F"/>
    <w:rsid w:val="003F78FA"/>
    <w:rsid w:val="003F7CAC"/>
    <w:rsid w:val="00403285"/>
    <w:rsid w:val="00404E9D"/>
    <w:rsid w:val="00405ADA"/>
    <w:rsid w:val="00410C8F"/>
    <w:rsid w:val="00415763"/>
    <w:rsid w:val="0041645D"/>
    <w:rsid w:val="0042104B"/>
    <w:rsid w:val="00423B01"/>
    <w:rsid w:val="00424248"/>
    <w:rsid w:val="00426F34"/>
    <w:rsid w:val="0042771D"/>
    <w:rsid w:val="00427E71"/>
    <w:rsid w:val="00427FA6"/>
    <w:rsid w:val="0043404E"/>
    <w:rsid w:val="00434897"/>
    <w:rsid w:val="00435591"/>
    <w:rsid w:val="00435A54"/>
    <w:rsid w:val="00440E9E"/>
    <w:rsid w:val="00443F6E"/>
    <w:rsid w:val="0044480A"/>
    <w:rsid w:val="00444D13"/>
    <w:rsid w:val="004461DE"/>
    <w:rsid w:val="00446FB2"/>
    <w:rsid w:val="00450785"/>
    <w:rsid w:val="004541B9"/>
    <w:rsid w:val="0045428C"/>
    <w:rsid w:val="00454540"/>
    <w:rsid w:val="00454590"/>
    <w:rsid w:val="00456721"/>
    <w:rsid w:val="00462263"/>
    <w:rsid w:val="00462F39"/>
    <w:rsid w:val="0046382F"/>
    <w:rsid w:val="00463D99"/>
    <w:rsid w:val="004668D6"/>
    <w:rsid w:val="00467B53"/>
    <w:rsid w:val="004700E0"/>
    <w:rsid w:val="0047162F"/>
    <w:rsid w:val="00471667"/>
    <w:rsid w:val="00472435"/>
    <w:rsid w:val="0047393F"/>
    <w:rsid w:val="004742B9"/>
    <w:rsid w:val="004825FA"/>
    <w:rsid w:val="004922EB"/>
    <w:rsid w:val="00492879"/>
    <w:rsid w:val="004928D3"/>
    <w:rsid w:val="00492A9F"/>
    <w:rsid w:val="004962F8"/>
    <w:rsid w:val="00497319"/>
    <w:rsid w:val="004A021E"/>
    <w:rsid w:val="004A08C8"/>
    <w:rsid w:val="004A0EA8"/>
    <w:rsid w:val="004A2671"/>
    <w:rsid w:val="004A3364"/>
    <w:rsid w:val="004A4709"/>
    <w:rsid w:val="004A512B"/>
    <w:rsid w:val="004A55FB"/>
    <w:rsid w:val="004B1805"/>
    <w:rsid w:val="004B3537"/>
    <w:rsid w:val="004B547A"/>
    <w:rsid w:val="004B7674"/>
    <w:rsid w:val="004C05EE"/>
    <w:rsid w:val="004C0B81"/>
    <w:rsid w:val="004C0F4E"/>
    <w:rsid w:val="004C1F71"/>
    <w:rsid w:val="004C34C4"/>
    <w:rsid w:val="004C3D98"/>
    <w:rsid w:val="004C6025"/>
    <w:rsid w:val="004C72F2"/>
    <w:rsid w:val="004D143B"/>
    <w:rsid w:val="004D207B"/>
    <w:rsid w:val="004D3090"/>
    <w:rsid w:val="004E17BE"/>
    <w:rsid w:val="004E2364"/>
    <w:rsid w:val="004E36D0"/>
    <w:rsid w:val="004E39FB"/>
    <w:rsid w:val="004E65FC"/>
    <w:rsid w:val="004F2786"/>
    <w:rsid w:val="004F2BDD"/>
    <w:rsid w:val="004F40B1"/>
    <w:rsid w:val="004F43B9"/>
    <w:rsid w:val="004F4544"/>
    <w:rsid w:val="004F5B50"/>
    <w:rsid w:val="00500793"/>
    <w:rsid w:val="005037A7"/>
    <w:rsid w:val="00503B9D"/>
    <w:rsid w:val="00507CB0"/>
    <w:rsid w:val="0051186F"/>
    <w:rsid w:val="00514038"/>
    <w:rsid w:val="0051516E"/>
    <w:rsid w:val="00515534"/>
    <w:rsid w:val="00515924"/>
    <w:rsid w:val="0051768E"/>
    <w:rsid w:val="00517AB6"/>
    <w:rsid w:val="00520275"/>
    <w:rsid w:val="00525BF4"/>
    <w:rsid w:val="00525F1A"/>
    <w:rsid w:val="0053151C"/>
    <w:rsid w:val="00536EB8"/>
    <w:rsid w:val="00540083"/>
    <w:rsid w:val="00540C39"/>
    <w:rsid w:val="005416EE"/>
    <w:rsid w:val="00541883"/>
    <w:rsid w:val="0054466D"/>
    <w:rsid w:val="00551ADE"/>
    <w:rsid w:val="00552771"/>
    <w:rsid w:val="00553B68"/>
    <w:rsid w:val="00554A5D"/>
    <w:rsid w:val="0055634B"/>
    <w:rsid w:val="00556B1F"/>
    <w:rsid w:val="00556F5D"/>
    <w:rsid w:val="00556FD0"/>
    <w:rsid w:val="005604ED"/>
    <w:rsid w:val="00560765"/>
    <w:rsid w:val="00560EF0"/>
    <w:rsid w:val="00562CCA"/>
    <w:rsid w:val="005641FB"/>
    <w:rsid w:val="00565438"/>
    <w:rsid w:val="005658AA"/>
    <w:rsid w:val="00567D87"/>
    <w:rsid w:val="00567FA5"/>
    <w:rsid w:val="00571049"/>
    <w:rsid w:val="005734BE"/>
    <w:rsid w:val="0057595F"/>
    <w:rsid w:val="0058072D"/>
    <w:rsid w:val="0058142C"/>
    <w:rsid w:val="005815F2"/>
    <w:rsid w:val="00582B77"/>
    <w:rsid w:val="005850D9"/>
    <w:rsid w:val="00587036"/>
    <w:rsid w:val="0059272A"/>
    <w:rsid w:val="00592D00"/>
    <w:rsid w:val="00594096"/>
    <w:rsid w:val="00595B02"/>
    <w:rsid w:val="00597093"/>
    <w:rsid w:val="00597245"/>
    <w:rsid w:val="005A0B5A"/>
    <w:rsid w:val="005A193C"/>
    <w:rsid w:val="005A42F5"/>
    <w:rsid w:val="005A6722"/>
    <w:rsid w:val="005A79AB"/>
    <w:rsid w:val="005B0968"/>
    <w:rsid w:val="005B249F"/>
    <w:rsid w:val="005B33BC"/>
    <w:rsid w:val="005B7284"/>
    <w:rsid w:val="005B747B"/>
    <w:rsid w:val="005C007D"/>
    <w:rsid w:val="005C0395"/>
    <w:rsid w:val="005C1142"/>
    <w:rsid w:val="005C3825"/>
    <w:rsid w:val="005C38C9"/>
    <w:rsid w:val="005C4FE5"/>
    <w:rsid w:val="005C5F75"/>
    <w:rsid w:val="005C63FF"/>
    <w:rsid w:val="005C6ECF"/>
    <w:rsid w:val="005D0029"/>
    <w:rsid w:val="005D0C38"/>
    <w:rsid w:val="005D239A"/>
    <w:rsid w:val="005D46D3"/>
    <w:rsid w:val="005D52EB"/>
    <w:rsid w:val="005D5F77"/>
    <w:rsid w:val="005D64F2"/>
    <w:rsid w:val="005D71DF"/>
    <w:rsid w:val="005E03C4"/>
    <w:rsid w:val="005E0833"/>
    <w:rsid w:val="005E35A6"/>
    <w:rsid w:val="005E4146"/>
    <w:rsid w:val="005E4AF2"/>
    <w:rsid w:val="005E5B38"/>
    <w:rsid w:val="005E6042"/>
    <w:rsid w:val="005E673D"/>
    <w:rsid w:val="005F0BAC"/>
    <w:rsid w:val="005F2710"/>
    <w:rsid w:val="005F28DB"/>
    <w:rsid w:val="005F2D24"/>
    <w:rsid w:val="005F39C1"/>
    <w:rsid w:val="005F4A6F"/>
    <w:rsid w:val="005F4A9C"/>
    <w:rsid w:val="005F5B44"/>
    <w:rsid w:val="005F71AA"/>
    <w:rsid w:val="00600823"/>
    <w:rsid w:val="00601DB9"/>
    <w:rsid w:val="00602C9A"/>
    <w:rsid w:val="006061E6"/>
    <w:rsid w:val="0060659E"/>
    <w:rsid w:val="00606D7C"/>
    <w:rsid w:val="00606F2B"/>
    <w:rsid w:val="006073CB"/>
    <w:rsid w:val="006101EB"/>
    <w:rsid w:val="00611287"/>
    <w:rsid w:val="00615B3E"/>
    <w:rsid w:val="00617896"/>
    <w:rsid w:val="00620EC4"/>
    <w:rsid w:val="006232A4"/>
    <w:rsid w:val="00623C25"/>
    <w:rsid w:val="00627C5B"/>
    <w:rsid w:val="00630E03"/>
    <w:rsid w:val="00631A6F"/>
    <w:rsid w:val="0063239E"/>
    <w:rsid w:val="00633648"/>
    <w:rsid w:val="00633CDF"/>
    <w:rsid w:val="00634DEF"/>
    <w:rsid w:val="00634E89"/>
    <w:rsid w:val="006360E8"/>
    <w:rsid w:val="00637275"/>
    <w:rsid w:val="00640EFF"/>
    <w:rsid w:val="00643DF0"/>
    <w:rsid w:val="00647CB8"/>
    <w:rsid w:val="00650684"/>
    <w:rsid w:val="00650C7B"/>
    <w:rsid w:val="006524FE"/>
    <w:rsid w:val="00654A33"/>
    <w:rsid w:val="00654DFC"/>
    <w:rsid w:val="006552FA"/>
    <w:rsid w:val="00660104"/>
    <w:rsid w:val="0066066F"/>
    <w:rsid w:val="00660750"/>
    <w:rsid w:val="006608E1"/>
    <w:rsid w:val="00661211"/>
    <w:rsid w:val="00665E0B"/>
    <w:rsid w:val="0066632D"/>
    <w:rsid w:val="0066731D"/>
    <w:rsid w:val="006676E1"/>
    <w:rsid w:val="00667C07"/>
    <w:rsid w:val="00667EC7"/>
    <w:rsid w:val="00672FEE"/>
    <w:rsid w:val="006748A3"/>
    <w:rsid w:val="0067526E"/>
    <w:rsid w:val="00675352"/>
    <w:rsid w:val="0067743D"/>
    <w:rsid w:val="0068144C"/>
    <w:rsid w:val="00685BC6"/>
    <w:rsid w:val="00685DC5"/>
    <w:rsid w:val="00686DBA"/>
    <w:rsid w:val="00690A0D"/>
    <w:rsid w:val="006913DB"/>
    <w:rsid w:val="00695567"/>
    <w:rsid w:val="00695E36"/>
    <w:rsid w:val="00696BE6"/>
    <w:rsid w:val="00697656"/>
    <w:rsid w:val="006A2576"/>
    <w:rsid w:val="006A534F"/>
    <w:rsid w:val="006A5D7D"/>
    <w:rsid w:val="006A707C"/>
    <w:rsid w:val="006A73E0"/>
    <w:rsid w:val="006B1531"/>
    <w:rsid w:val="006B2E65"/>
    <w:rsid w:val="006B31CA"/>
    <w:rsid w:val="006B5192"/>
    <w:rsid w:val="006B546C"/>
    <w:rsid w:val="006B58B7"/>
    <w:rsid w:val="006B6833"/>
    <w:rsid w:val="006B69CE"/>
    <w:rsid w:val="006B7753"/>
    <w:rsid w:val="006C00CE"/>
    <w:rsid w:val="006C0BAD"/>
    <w:rsid w:val="006C7CDA"/>
    <w:rsid w:val="006D3060"/>
    <w:rsid w:val="006D61E6"/>
    <w:rsid w:val="006D6F4D"/>
    <w:rsid w:val="006D7C80"/>
    <w:rsid w:val="006D7D91"/>
    <w:rsid w:val="006E2518"/>
    <w:rsid w:val="006E2D7E"/>
    <w:rsid w:val="006E478E"/>
    <w:rsid w:val="006E62A1"/>
    <w:rsid w:val="006F053F"/>
    <w:rsid w:val="006F1ADA"/>
    <w:rsid w:val="006F1E58"/>
    <w:rsid w:val="006F204D"/>
    <w:rsid w:val="006F2ED2"/>
    <w:rsid w:val="006F3F2C"/>
    <w:rsid w:val="006F591E"/>
    <w:rsid w:val="006F6194"/>
    <w:rsid w:val="006F630E"/>
    <w:rsid w:val="006F6D2C"/>
    <w:rsid w:val="006F7C14"/>
    <w:rsid w:val="007000D6"/>
    <w:rsid w:val="00702781"/>
    <w:rsid w:val="00702A17"/>
    <w:rsid w:val="007040E3"/>
    <w:rsid w:val="007041E9"/>
    <w:rsid w:val="00704CAE"/>
    <w:rsid w:val="0070629D"/>
    <w:rsid w:val="00714CC5"/>
    <w:rsid w:val="00715C47"/>
    <w:rsid w:val="00716C8E"/>
    <w:rsid w:val="007170D2"/>
    <w:rsid w:val="00720E08"/>
    <w:rsid w:val="00723059"/>
    <w:rsid w:val="007232A9"/>
    <w:rsid w:val="00723FB1"/>
    <w:rsid w:val="00724DAF"/>
    <w:rsid w:val="00725A54"/>
    <w:rsid w:val="00730D3D"/>
    <w:rsid w:val="0073318A"/>
    <w:rsid w:val="00734FD3"/>
    <w:rsid w:val="00735271"/>
    <w:rsid w:val="00735654"/>
    <w:rsid w:val="0074081E"/>
    <w:rsid w:val="00742164"/>
    <w:rsid w:val="00742196"/>
    <w:rsid w:val="00744361"/>
    <w:rsid w:val="007447B2"/>
    <w:rsid w:val="007458B6"/>
    <w:rsid w:val="00745A9B"/>
    <w:rsid w:val="0075104D"/>
    <w:rsid w:val="007516BF"/>
    <w:rsid w:val="00754A9A"/>
    <w:rsid w:val="007553B1"/>
    <w:rsid w:val="007564FE"/>
    <w:rsid w:val="0075662E"/>
    <w:rsid w:val="00756B7D"/>
    <w:rsid w:val="00757070"/>
    <w:rsid w:val="00757830"/>
    <w:rsid w:val="00757D52"/>
    <w:rsid w:val="007616BB"/>
    <w:rsid w:val="0076387E"/>
    <w:rsid w:val="007652F9"/>
    <w:rsid w:val="007653C1"/>
    <w:rsid w:val="007701D7"/>
    <w:rsid w:val="00770679"/>
    <w:rsid w:val="0077125D"/>
    <w:rsid w:val="007724AF"/>
    <w:rsid w:val="00775440"/>
    <w:rsid w:val="00782CAC"/>
    <w:rsid w:val="007836FB"/>
    <w:rsid w:val="00783A3E"/>
    <w:rsid w:val="00783DC5"/>
    <w:rsid w:val="00783E0F"/>
    <w:rsid w:val="00785D7F"/>
    <w:rsid w:val="0078616B"/>
    <w:rsid w:val="007874A0"/>
    <w:rsid w:val="007879E8"/>
    <w:rsid w:val="00790466"/>
    <w:rsid w:val="00791192"/>
    <w:rsid w:val="007911ED"/>
    <w:rsid w:val="0079147E"/>
    <w:rsid w:val="0079263C"/>
    <w:rsid w:val="00792F77"/>
    <w:rsid w:val="007975BB"/>
    <w:rsid w:val="007A1031"/>
    <w:rsid w:val="007A1C21"/>
    <w:rsid w:val="007A2B30"/>
    <w:rsid w:val="007A4BEE"/>
    <w:rsid w:val="007A5E10"/>
    <w:rsid w:val="007A693E"/>
    <w:rsid w:val="007B0ADB"/>
    <w:rsid w:val="007B0F35"/>
    <w:rsid w:val="007B1C48"/>
    <w:rsid w:val="007B3401"/>
    <w:rsid w:val="007B6857"/>
    <w:rsid w:val="007C2778"/>
    <w:rsid w:val="007C2C21"/>
    <w:rsid w:val="007C2FE0"/>
    <w:rsid w:val="007C3ADB"/>
    <w:rsid w:val="007C46BF"/>
    <w:rsid w:val="007C7A80"/>
    <w:rsid w:val="007C7DAD"/>
    <w:rsid w:val="007D264B"/>
    <w:rsid w:val="007D2D85"/>
    <w:rsid w:val="007D388A"/>
    <w:rsid w:val="007D49FD"/>
    <w:rsid w:val="007D5A64"/>
    <w:rsid w:val="007E0412"/>
    <w:rsid w:val="007E08E6"/>
    <w:rsid w:val="007E1C0C"/>
    <w:rsid w:val="007E2FB8"/>
    <w:rsid w:val="007E3093"/>
    <w:rsid w:val="007E511D"/>
    <w:rsid w:val="007E57C6"/>
    <w:rsid w:val="007E5FA7"/>
    <w:rsid w:val="007E7673"/>
    <w:rsid w:val="007F03CC"/>
    <w:rsid w:val="007F06FB"/>
    <w:rsid w:val="007F2036"/>
    <w:rsid w:val="007F3034"/>
    <w:rsid w:val="007F37F8"/>
    <w:rsid w:val="007F7696"/>
    <w:rsid w:val="0080218A"/>
    <w:rsid w:val="008030E4"/>
    <w:rsid w:val="008037A0"/>
    <w:rsid w:val="0080459A"/>
    <w:rsid w:val="00804A35"/>
    <w:rsid w:val="00804AF2"/>
    <w:rsid w:val="008056E8"/>
    <w:rsid w:val="00805E91"/>
    <w:rsid w:val="00806487"/>
    <w:rsid w:val="008068A8"/>
    <w:rsid w:val="00806A59"/>
    <w:rsid w:val="00807097"/>
    <w:rsid w:val="008118D8"/>
    <w:rsid w:val="00813DE9"/>
    <w:rsid w:val="008150A7"/>
    <w:rsid w:val="00820EFF"/>
    <w:rsid w:val="0082187B"/>
    <w:rsid w:val="00826808"/>
    <w:rsid w:val="00827816"/>
    <w:rsid w:val="00827AA9"/>
    <w:rsid w:val="00832892"/>
    <w:rsid w:val="008337F2"/>
    <w:rsid w:val="00833A79"/>
    <w:rsid w:val="0083507C"/>
    <w:rsid w:val="00836704"/>
    <w:rsid w:val="0083761D"/>
    <w:rsid w:val="0084003E"/>
    <w:rsid w:val="0084164B"/>
    <w:rsid w:val="00842183"/>
    <w:rsid w:val="00842588"/>
    <w:rsid w:val="008434FD"/>
    <w:rsid w:val="00843714"/>
    <w:rsid w:val="0084640C"/>
    <w:rsid w:val="0085158A"/>
    <w:rsid w:val="0085169A"/>
    <w:rsid w:val="00851832"/>
    <w:rsid w:val="008528E9"/>
    <w:rsid w:val="00853DF4"/>
    <w:rsid w:val="0085636A"/>
    <w:rsid w:val="00857E9F"/>
    <w:rsid w:val="00860DAB"/>
    <w:rsid w:val="00861E8B"/>
    <w:rsid w:val="00862765"/>
    <w:rsid w:val="0086345E"/>
    <w:rsid w:val="008634E6"/>
    <w:rsid w:val="00863787"/>
    <w:rsid w:val="00864712"/>
    <w:rsid w:val="00865FC1"/>
    <w:rsid w:val="008664E5"/>
    <w:rsid w:val="00867075"/>
    <w:rsid w:val="008702FA"/>
    <w:rsid w:val="0087052E"/>
    <w:rsid w:val="008709F6"/>
    <w:rsid w:val="00870D94"/>
    <w:rsid w:val="00873E06"/>
    <w:rsid w:val="008750D2"/>
    <w:rsid w:val="00881677"/>
    <w:rsid w:val="008819E9"/>
    <w:rsid w:val="00883C05"/>
    <w:rsid w:val="008845A6"/>
    <w:rsid w:val="008845F4"/>
    <w:rsid w:val="00884D18"/>
    <w:rsid w:val="008854C7"/>
    <w:rsid w:val="00885B43"/>
    <w:rsid w:val="008874B7"/>
    <w:rsid w:val="00887DDC"/>
    <w:rsid w:val="00893530"/>
    <w:rsid w:val="00893AE3"/>
    <w:rsid w:val="00894D49"/>
    <w:rsid w:val="008A07A7"/>
    <w:rsid w:val="008A3294"/>
    <w:rsid w:val="008A416C"/>
    <w:rsid w:val="008A626B"/>
    <w:rsid w:val="008A68A3"/>
    <w:rsid w:val="008A7A11"/>
    <w:rsid w:val="008B3BB0"/>
    <w:rsid w:val="008B5BC8"/>
    <w:rsid w:val="008B6372"/>
    <w:rsid w:val="008C0C2F"/>
    <w:rsid w:val="008C17F2"/>
    <w:rsid w:val="008D0E07"/>
    <w:rsid w:val="008D1C33"/>
    <w:rsid w:val="008D1FBA"/>
    <w:rsid w:val="008D22BE"/>
    <w:rsid w:val="008D2692"/>
    <w:rsid w:val="008D2AA7"/>
    <w:rsid w:val="008D63EC"/>
    <w:rsid w:val="008D693F"/>
    <w:rsid w:val="008D71EB"/>
    <w:rsid w:val="008D7B1B"/>
    <w:rsid w:val="008E1748"/>
    <w:rsid w:val="008E2567"/>
    <w:rsid w:val="008E3EC1"/>
    <w:rsid w:val="008E692F"/>
    <w:rsid w:val="008E6E98"/>
    <w:rsid w:val="008E7438"/>
    <w:rsid w:val="008F1331"/>
    <w:rsid w:val="008F3310"/>
    <w:rsid w:val="008F3A53"/>
    <w:rsid w:val="008F45F7"/>
    <w:rsid w:val="008F54E2"/>
    <w:rsid w:val="008F5E09"/>
    <w:rsid w:val="00900046"/>
    <w:rsid w:val="009000EF"/>
    <w:rsid w:val="00901D41"/>
    <w:rsid w:val="009031AC"/>
    <w:rsid w:val="00903291"/>
    <w:rsid w:val="00904B1F"/>
    <w:rsid w:val="00906369"/>
    <w:rsid w:val="00907777"/>
    <w:rsid w:val="009122BE"/>
    <w:rsid w:val="009123CB"/>
    <w:rsid w:val="00912723"/>
    <w:rsid w:val="00915216"/>
    <w:rsid w:val="00915FFC"/>
    <w:rsid w:val="009171B0"/>
    <w:rsid w:val="009173B6"/>
    <w:rsid w:val="00917D21"/>
    <w:rsid w:val="009220B6"/>
    <w:rsid w:val="0092380D"/>
    <w:rsid w:val="00927BF9"/>
    <w:rsid w:val="00930F8E"/>
    <w:rsid w:val="009317DC"/>
    <w:rsid w:val="0093255F"/>
    <w:rsid w:val="0093516F"/>
    <w:rsid w:val="00936867"/>
    <w:rsid w:val="00943252"/>
    <w:rsid w:val="00944F36"/>
    <w:rsid w:val="00946787"/>
    <w:rsid w:val="00946CA9"/>
    <w:rsid w:val="00946F5D"/>
    <w:rsid w:val="00947D52"/>
    <w:rsid w:val="00951A34"/>
    <w:rsid w:val="00951C20"/>
    <w:rsid w:val="009521BC"/>
    <w:rsid w:val="00956566"/>
    <w:rsid w:val="00956A76"/>
    <w:rsid w:val="00961F40"/>
    <w:rsid w:val="0096383E"/>
    <w:rsid w:val="00964866"/>
    <w:rsid w:val="00965AB6"/>
    <w:rsid w:val="00967195"/>
    <w:rsid w:val="00967377"/>
    <w:rsid w:val="0097224E"/>
    <w:rsid w:val="009738AC"/>
    <w:rsid w:val="0097487F"/>
    <w:rsid w:val="009748AA"/>
    <w:rsid w:val="00974BB9"/>
    <w:rsid w:val="0097667E"/>
    <w:rsid w:val="00977FB1"/>
    <w:rsid w:val="00980068"/>
    <w:rsid w:val="0098220C"/>
    <w:rsid w:val="0098360A"/>
    <w:rsid w:val="00984DCA"/>
    <w:rsid w:val="009858C9"/>
    <w:rsid w:val="009919F0"/>
    <w:rsid w:val="00991CC6"/>
    <w:rsid w:val="00993709"/>
    <w:rsid w:val="009970ED"/>
    <w:rsid w:val="009A0BB3"/>
    <w:rsid w:val="009A2941"/>
    <w:rsid w:val="009A5AE8"/>
    <w:rsid w:val="009A657A"/>
    <w:rsid w:val="009A674D"/>
    <w:rsid w:val="009A7FDE"/>
    <w:rsid w:val="009B24DE"/>
    <w:rsid w:val="009B29A7"/>
    <w:rsid w:val="009B5E28"/>
    <w:rsid w:val="009B75D4"/>
    <w:rsid w:val="009B7A73"/>
    <w:rsid w:val="009C19AA"/>
    <w:rsid w:val="009C4FDF"/>
    <w:rsid w:val="009C585B"/>
    <w:rsid w:val="009C6F44"/>
    <w:rsid w:val="009C70AD"/>
    <w:rsid w:val="009D6A5A"/>
    <w:rsid w:val="009D6B28"/>
    <w:rsid w:val="009E0D6B"/>
    <w:rsid w:val="009E2156"/>
    <w:rsid w:val="009E2E93"/>
    <w:rsid w:val="009E41CF"/>
    <w:rsid w:val="009E6144"/>
    <w:rsid w:val="009F6BB6"/>
    <w:rsid w:val="009F6D25"/>
    <w:rsid w:val="009F6E0F"/>
    <w:rsid w:val="00A00015"/>
    <w:rsid w:val="00A00AFD"/>
    <w:rsid w:val="00A025E1"/>
    <w:rsid w:val="00A02951"/>
    <w:rsid w:val="00A0412E"/>
    <w:rsid w:val="00A044AF"/>
    <w:rsid w:val="00A05B52"/>
    <w:rsid w:val="00A10507"/>
    <w:rsid w:val="00A120EF"/>
    <w:rsid w:val="00A12150"/>
    <w:rsid w:val="00A13558"/>
    <w:rsid w:val="00A13FB1"/>
    <w:rsid w:val="00A14125"/>
    <w:rsid w:val="00A14D60"/>
    <w:rsid w:val="00A17AA8"/>
    <w:rsid w:val="00A2660E"/>
    <w:rsid w:val="00A26A01"/>
    <w:rsid w:val="00A30A89"/>
    <w:rsid w:val="00A30F58"/>
    <w:rsid w:val="00A319AC"/>
    <w:rsid w:val="00A32624"/>
    <w:rsid w:val="00A33111"/>
    <w:rsid w:val="00A33B54"/>
    <w:rsid w:val="00A342F3"/>
    <w:rsid w:val="00A343FB"/>
    <w:rsid w:val="00A34BCB"/>
    <w:rsid w:val="00A3587E"/>
    <w:rsid w:val="00A359B3"/>
    <w:rsid w:val="00A35B28"/>
    <w:rsid w:val="00A362DD"/>
    <w:rsid w:val="00A36B45"/>
    <w:rsid w:val="00A3785F"/>
    <w:rsid w:val="00A40519"/>
    <w:rsid w:val="00A415A2"/>
    <w:rsid w:val="00A42236"/>
    <w:rsid w:val="00A427A7"/>
    <w:rsid w:val="00A43F3A"/>
    <w:rsid w:val="00A4531F"/>
    <w:rsid w:val="00A46032"/>
    <w:rsid w:val="00A50803"/>
    <w:rsid w:val="00A52636"/>
    <w:rsid w:val="00A53061"/>
    <w:rsid w:val="00A539C4"/>
    <w:rsid w:val="00A54D7F"/>
    <w:rsid w:val="00A54FAF"/>
    <w:rsid w:val="00A55E71"/>
    <w:rsid w:val="00A56073"/>
    <w:rsid w:val="00A6225C"/>
    <w:rsid w:val="00A63306"/>
    <w:rsid w:val="00A64F9E"/>
    <w:rsid w:val="00A65108"/>
    <w:rsid w:val="00A668A0"/>
    <w:rsid w:val="00A675B2"/>
    <w:rsid w:val="00A6790B"/>
    <w:rsid w:val="00A70292"/>
    <w:rsid w:val="00A72914"/>
    <w:rsid w:val="00A74225"/>
    <w:rsid w:val="00A75B10"/>
    <w:rsid w:val="00A77A69"/>
    <w:rsid w:val="00A81871"/>
    <w:rsid w:val="00A81BD7"/>
    <w:rsid w:val="00A8241A"/>
    <w:rsid w:val="00A82820"/>
    <w:rsid w:val="00A833B0"/>
    <w:rsid w:val="00A83969"/>
    <w:rsid w:val="00A84D2F"/>
    <w:rsid w:val="00A8593B"/>
    <w:rsid w:val="00A908BE"/>
    <w:rsid w:val="00A93182"/>
    <w:rsid w:val="00A93617"/>
    <w:rsid w:val="00A943D2"/>
    <w:rsid w:val="00A958DA"/>
    <w:rsid w:val="00AA172F"/>
    <w:rsid w:val="00AA173C"/>
    <w:rsid w:val="00AA3712"/>
    <w:rsid w:val="00AA527A"/>
    <w:rsid w:val="00AA7C52"/>
    <w:rsid w:val="00AA7FA1"/>
    <w:rsid w:val="00AB02C2"/>
    <w:rsid w:val="00AB089B"/>
    <w:rsid w:val="00AB0E51"/>
    <w:rsid w:val="00AB4389"/>
    <w:rsid w:val="00AB53D4"/>
    <w:rsid w:val="00AB5BB4"/>
    <w:rsid w:val="00AC066D"/>
    <w:rsid w:val="00AC1252"/>
    <w:rsid w:val="00AC18B5"/>
    <w:rsid w:val="00AC2BB7"/>
    <w:rsid w:val="00AC2F5A"/>
    <w:rsid w:val="00AC414D"/>
    <w:rsid w:val="00AC7B1D"/>
    <w:rsid w:val="00AD2955"/>
    <w:rsid w:val="00AD5CBC"/>
    <w:rsid w:val="00AD7541"/>
    <w:rsid w:val="00AE064A"/>
    <w:rsid w:val="00AE0738"/>
    <w:rsid w:val="00AE2DF5"/>
    <w:rsid w:val="00AE38D4"/>
    <w:rsid w:val="00AE4638"/>
    <w:rsid w:val="00AE6D6B"/>
    <w:rsid w:val="00AE6DD5"/>
    <w:rsid w:val="00AF0093"/>
    <w:rsid w:val="00AF0E33"/>
    <w:rsid w:val="00AF274E"/>
    <w:rsid w:val="00AF5C52"/>
    <w:rsid w:val="00AF5E80"/>
    <w:rsid w:val="00AF7276"/>
    <w:rsid w:val="00B017AA"/>
    <w:rsid w:val="00B024D9"/>
    <w:rsid w:val="00B02BD8"/>
    <w:rsid w:val="00B0359D"/>
    <w:rsid w:val="00B0392A"/>
    <w:rsid w:val="00B05784"/>
    <w:rsid w:val="00B06B06"/>
    <w:rsid w:val="00B070F5"/>
    <w:rsid w:val="00B07768"/>
    <w:rsid w:val="00B10595"/>
    <w:rsid w:val="00B117D6"/>
    <w:rsid w:val="00B11971"/>
    <w:rsid w:val="00B12151"/>
    <w:rsid w:val="00B12ECA"/>
    <w:rsid w:val="00B12FA3"/>
    <w:rsid w:val="00B13218"/>
    <w:rsid w:val="00B15FB0"/>
    <w:rsid w:val="00B172CD"/>
    <w:rsid w:val="00B21E49"/>
    <w:rsid w:val="00B22365"/>
    <w:rsid w:val="00B2296B"/>
    <w:rsid w:val="00B23F1D"/>
    <w:rsid w:val="00B25962"/>
    <w:rsid w:val="00B264A6"/>
    <w:rsid w:val="00B26C3B"/>
    <w:rsid w:val="00B27275"/>
    <w:rsid w:val="00B27CF5"/>
    <w:rsid w:val="00B30FEA"/>
    <w:rsid w:val="00B31861"/>
    <w:rsid w:val="00B33100"/>
    <w:rsid w:val="00B33239"/>
    <w:rsid w:val="00B344C4"/>
    <w:rsid w:val="00B3496A"/>
    <w:rsid w:val="00B3636E"/>
    <w:rsid w:val="00B3661D"/>
    <w:rsid w:val="00B36AF2"/>
    <w:rsid w:val="00B375A9"/>
    <w:rsid w:val="00B37866"/>
    <w:rsid w:val="00B37B86"/>
    <w:rsid w:val="00B40D66"/>
    <w:rsid w:val="00B43D3A"/>
    <w:rsid w:val="00B4538C"/>
    <w:rsid w:val="00B45D27"/>
    <w:rsid w:val="00B46A7B"/>
    <w:rsid w:val="00B47832"/>
    <w:rsid w:val="00B47BDC"/>
    <w:rsid w:val="00B5096B"/>
    <w:rsid w:val="00B53105"/>
    <w:rsid w:val="00B53DCF"/>
    <w:rsid w:val="00B625EE"/>
    <w:rsid w:val="00B62871"/>
    <w:rsid w:val="00B66DE3"/>
    <w:rsid w:val="00B674EC"/>
    <w:rsid w:val="00B67E7D"/>
    <w:rsid w:val="00B72834"/>
    <w:rsid w:val="00B737FC"/>
    <w:rsid w:val="00B759A0"/>
    <w:rsid w:val="00B75CAF"/>
    <w:rsid w:val="00B80662"/>
    <w:rsid w:val="00B8098A"/>
    <w:rsid w:val="00B80BD6"/>
    <w:rsid w:val="00B814CC"/>
    <w:rsid w:val="00B81F2A"/>
    <w:rsid w:val="00B828B9"/>
    <w:rsid w:val="00B82A16"/>
    <w:rsid w:val="00B83A74"/>
    <w:rsid w:val="00B851D2"/>
    <w:rsid w:val="00B86540"/>
    <w:rsid w:val="00B87E72"/>
    <w:rsid w:val="00B95207"/>
    <w:rsid w:val="00B95626"/>
    <w:rsid w:val="00B97E4E"/>
    <w:rsid w:val="00B97F72"/>
    <w:rsid w:val="00BA065C"/>
    <w:rsid w:val="00BA1277"/>
    <w:rsid w:val="00BA5EEE"/>
    <w:rsid w:val="00BA6F3B"/>
    <w:rsid w:val="00BB0445"/>
    <w:rsid w:val="00BB1309"/>
    <w:rsid w:val="00BB139A"/>
    <w:rsid w:val="00BB2D88"/>
    <w:rsid w:val="00BB61BC"/>
    <w:rsid w:val="00BC038C"/>
    <w:rsid w:val="00BC2C99"/>
    <w:rsid w:val="00BC5ED0"/>
    <w:rsid w:val="00BC6F59"/>
    <w:rsid w:val="00BC7635"/>
    <w:rsid w:val="00BC7D6E"/>
    <w:rsid w:val="00BD0166"/>
    <w:rsid w:val="00BD0917"/>
    <w:rsid w:val="00BD14A2"/>
    <w:rsid w:val="00BD33AE"/>
    <w:rsid w:val="00BD386D"/>
    <w:rsid w:val="00BD76A7"/>
    <w:rsid w:val="00BE1076"/>
    <w:rsid w:val="00BE1EB9"/>
    <w:rsid w:val="00BE35BB"/>
    <w:rsid w:val="00BE4727"/>
    <w:rsid w:val="00BE49D8"/>
    <w:rsid w:val="00BF11F9"/>
    <w:rsid w:val="00BF465B"/>
    <w:rsid w:val="00BF4DA8"/>
    <w:rsid w:val="00BF558D"/>
    <w:rsid w:val="00BF645F"/>
    <w:rsid w:val="00BF76E3"/>
    <w:rsid w:val="00BF7F09"/>
    <w:rsid w:val="00C0205D"/>
    <w:rsid w:val="00C0353D"/>
    <w:rsid w:val="00C04499"/>
    <w:rsid w:val="00C05837"/>
    <w:rsid w:val="00C06E70"/>
    <w:rsid w:val="00C07086"/>
    <w:rsid w:val="00C07AD2"/>
    <w:rsid w:val="00C07BD2"/>
    <w:rsid w:val="00C10EDF"/>
    <w:rsid w:val="00C1138A"/>
    <w:rsid w:val="00C11724"/>
    <w:rsid w:val="00C13A40"/>
    <w:rsid w:val="00C14EE5"/>
    <w:rsid w:val="00C15091"/>
    <w:rsid w:val="00C16578"/>
    <w:rsid w:val="00C21828"/>
    <w:rsid w:val="00C22D06"/>
    <w:rsid w:val="00C23558"/>
    <w:rsid w:val="00C24A8A"/>
    <w:rsid w:val="00C25BA2"/>
    <w:rsid w:val="00C26D73"/>
    <w:rsid w:val="00C27032"/>
    <w:rsid w:val="00C31B8D"/>
    <w:rsid w:val="00C32375"/>
    <w:rsid w:val="00C357F0"/>
    <w:rsid w:val="00C35AE5"/>
    <w:rsid w:val="00C36404"/>
    <w:rsid w:val="00C37764"/>
    <w:rsid w:val="00C37BE2"/>
    <w:rsid w:val="00C407FF"/>
    <w:rsid w:val="00C42FB9"/>
    <w:rsid w:val="00C43CE4"/>
    <w:rsid w:val="00C459AE"/>
    <w:rsid w:val="00C46362"/>
    <w:rsid w:val="00C46A28"/>
    <w:rsid w:val="00C52296"/>
    <w:rsid w:val="00C532BD"/>
    <w:rsid w:val="00C5350B"/>
    <w:rsid w:val="00C53E0F"/>
    <w:rsid w:val="00C550D0"/>
    <w:rsid w:val="00C56FF7"/>
    <w:rsid w:val="00C57F7F"/>
    <w:rsid w:val="00C60A45"/>
    <w:rsid w:val="00C623C3"/>
    <w:rsid w:val="00C644BB"/>
    <w:rsid w:val="00C65597"/>
    <w:rsid w:val="00C65625"/>
    <w:rsid w:val="00C672BE"/>
    <w:rsid w:val="00C676C0"/>
    <w:rsid w:val="00C678C0"/>
    <w:rsid w:val="00C70265"/>
    <w:rsid w:val="00C71FDC"/>
    <w:rsid w:val="00C72683"/>
    <w:rsid w:val="00C778EE"/>
    <w:rsid w:val="00C77B16"/>
    <w:rsid w:val="00C8019D"/>
    <w:rsid w:val="00C81141"/>
    <w:rsid w:val="00C819A3"/>
    <w:rsid w:val="00C82B05"/>
    <w:rsid w:val="00C850AB"/>
    <w:rsid w:val="00C85232"/>
    <w:rsid w:val="00C85550"/>
    <w:rsid w:val="00C86705"/>
    <w:rsid w:val="00C87FCF"/>
    <w:rsid w:val="00C92CE1"/>
    <w:rsid w:val="00C932E2"/>
    <w:rsid w:val="00C93793"/>
    <w:rsid w:val="00C960FA"/>
    <w:rsid w:val="00C9670A"/>
    <w:rsid w:val="00C97851"/>
    <w:rsid w:val="00CA019D"/>
    <w:rsid w:val="00CA47AF"/>
    <w:rsid w:val="00CA596E"/>
    <w:rsid w:val="00CA60A4"/>
    <w:rsid w:val="00CA6B38"/>
    <w:rsid w:val="00CA6E36"/>
    <w:rsid w:val="00CB0F43"/>
    <w:rsid w:val="00CB1B71"/>
    <w:rsid w:val="00CB2A46"/>
    <w:rsid w:val="00CB349D"/>
    <w:rsid w:val="00CB4554"/>
    <w:rsid w:val="00CB5357"/>
    <w:rsid w:val="00CB7168"/>
    <w:rsid w:val="00CB7975"/>
    <w:rsid w:val="00CC094F"/>
    <w:rsid w:val="00CC0C85"/>
    <w:rsid w:val="00CC0CC0"/>
    <w:rsid w:val="00CC10BB"/>
    <w:rsid w:val="00CC3104"/>
    <w:rsid w:val="00CC32A9"/>
    <w:rsid w:val="00CC3DD9"/>
    <w:rsid w:val="00CC3EE9"/>
    <w:rsid w:val="00CC41BD"/>
    <w:rsid w:val="00CC49D6"/>
    <w:rsid w:val="00CC6CB5"/>
    <w:rsid w:val="00CC7DEE"/>
    <w:rsid w:val="00CD131F"/>
    <w:rsid w:val="00CD3CEB"/>
    <w:rsid w:val="00CD7467"/>
    <w:rsid w:val="00CE08F6"/>
    <w:rsid w:val="00CE202D"/>
    <w:rsid w:val="00CE641A"/>
    <w:rsid w:val="00CE753B"/>
    <w:rsid w:val="00CE7A62"/>
    <w:rsid w:val="00CF0505"/>
    <w:rsid w:val="00CF45F4"/>
    <w:rsid w:val="00CF64AA"/>
    <w:rsid w:val="00D025B5"/>
    <w:rsid w:val="00D032FA"/>
    <w:rsid w:val="00D054CC"/>
    <w:rsid w:val="00D06937"/>
    <w:rsid w:val="00D0740E"/>
    <w:rsid w:val="00D079E2"/>
    <w:rsid w:val="00D07AA9"/>
    <w:rsid w:val="00D12DC0"/>
    <w:rsid w:val="00D139D7"/>
    <w:rsid w:val="00D16357"/>
    <w:rsid w:val="00D16840"/>
    <w:rsid w:val="00D16C1B"/>
    <w:rsid w:val="00D1777E"/>
    <w:rsid w:val="00D200C8"/>
    <w:rsid w:val="00D20FC8"/>
    <w:rsid w:val="00D24A8F"/>
    <w:rsid w:val="00D24D00"/>
    <w:rsid w:val="00D270E2"/>
    <w:rsid w:val="00D3012C"/>
    <w:rsid w:val="00D3023C"/>
    <w:rsid w:val="00D31DC3"/>
    <w:rsid w:val="00D3208D"/>
    <w:rsid w:val="00D32956"/>
    <w:rsid w:val="00D32E72"/>
    <w:rsid w:val="00D36DEE"/>
    <w:rsid w:val="00D37A0D"/>
    <w:rsid w:val="00D415B2"/>
    <w:rsid w:val="00D44303"/>
    <w:rsid w:val="00D455A1"/>
    <w:rsid w:val="00D462D9"/>
    <w:rsid w:val="00D50FEB"/>
    <w:rsid w:val="00D53372"/>
    <w:rsid w:val="00D541D6"/>
    <w:rsid w:val="00D57B50"/>
    <w:rsid w:val="00D60878"/>
    <w:rsid w:val="00D61FDF"/>
    <w:rsid w:val="00D627B9"/>
    <w:rsid w:val="00D639AD"/>
    <w:rsid w:val="00D645BB"/>
    <w:rsid w:val="00D64E52"/>
    <w:rsid w:val="00D65168"/>
    <w:rsid w:val="00D65CB0"/>
    <w:rsid w:val="00D660B4"/>
    <w:rsid w:val="00D70BF6"/>
    <w:rsid w:val="00D74EA5"/>
    <w:rsid w:val="00D7593A"/>
    <w:rsid w:val="00D82AFF"/>
    <w:rsid w:val="00D84DB5"/>
    <w:rsid w:val="00D85AF9"/>
    <w:rsid w:val="00D85CAB"/>
    <w:rsid w:val="00D8725A"/>
    <w:rsid w:val="00D91B33"/>
    <w:rsid w:val="00D92141"/>
    <w:rsid w:val="00D93D65"/>
    <w:rsid w:val="00D95347"/>
    <w:rsid w:val="00D97C94"/>
    <w:rsid w:val="00DA00C7"/>
    <w:rsid w:val="00DA612B"/>
    <w:rsid w:val="00DA6286"/>
    <w:rsid w:val="00DA7655"/>
    <w:rsid w:val="00DB55C0"/>
    <w:rsid w:val="00DB56E2"/>
    <w:rsid w:val="00DB69F6"/>
    <w:rsid w:val="00DB6C55"/>
    <w:rsid w:val="00DB798E"/>
    <w:rsid w:val="00DC0A25"/>
    <w:rsid w:val="00DC242F"/>
    <w:rsid w:val="00DC29DA"/>
    <w:rsid w:val="00DD006C"/>
    <w:rsid w:val="00DD1387"/>
    <w:rsid w:val="00DD275D"/>
    <w:rsid w:val="00DD2E57"/>
    <w:rsid w:val="00DD41B1"/>
    <w:rsid w:val="00DD44FB"/>
    <w:rsid w:val="00DD70CA"/>
    <w:rsid w:val="00DE15AB"/>
    <w:rsid w:val="00DE1B17"/>
    <w:rsid w:val="00DE31F2"/>
    <w:rsid w:val="00DE3486"/>
    <w:rsid w:val="00DE414C"/>
    <w:rsid w:val="00DE5FB6"/>
    <w:rsid w:val="00DE618B"/>
    <w:rsid w:val="00DE771A"/>
    <w:rsid w:val="00DF2BAF"/>
    <w:rsid w:val="00DF3207"/>
    <w:rsid w:val="00DF3D9D"/>
    <w:rsid w:val="00DF3EF9"/>
    <w:rsid w:val="00DF4BAF"/>
    <w:rsid w:val="00DF664B"/>
    <w:rsid w:val="00DF76A3"/>
    <w:rsid w:val="00E029F9"/>
    <w:rsid w:val="00E02D82"/>
    <w:rsid w:val="00E06BF9"/>
    <w:rsid w:val="00E07B03"/>
    <w:rsid w:val="00E07EEC"/>
    <w:rsid w:val="00E107E5"/>
    <w:rsid w:val="00E108AE"/>
    <w:rsid w:val="00E10F07"/>
    <w:rsid w:val="00E11471"/>
    <w:rsid w:val="00E12A60"/>
    <w:rsid w:val="00E13A04"/>
    <w:rsid w:val="00E13EFD"/>
    <w:rsid w:val="00E14092"/>
    <w:rsid w:val="00E172E4"/>
    <w:rsid w:val="00E17F16"/>
    <w:rsid w:val="00E20354"/>
    <w:rsid w:val="00E21184"/>
    <w:rsid w:val="00E257E0"/>
    <w:rsid w:val="00E27652"/>
    <w:rsid w:val="00E30DC7"/>
    <w:rsid w:val="00E31924"/>
    <w:rsid w:val="00E324C4"/>
    <w:rsid w:val="00E330A9"/>
    <w:rsid w:val="00E337F1"/>
    <w:rsid w:val="00E338C8"/>
    <w:rsid w:val="00E3534A"/>
    <w:rsid w:val="00E36419"/>
    <w:rsid w:val="00E378B8"/>
    <w:rsid w:val="00E407A8"/>
    <w:rsid w:val="00E41393"/>
    <w:rsid w:val="00E420C5"/>
    <w:rsid w:val="00E4349B"/>
    <w:rsid w:val="00E46CF4"/>
    <w:rsid w:val="00E4759F"/>
    <w:rsid w:val="00E50260"/>
    <w:rsid w:val="00E50E66"/>
    <w:rsid w:val="00E51300"/>
    <w:rsid w:val="00E55186"/>
    <w:rsid w:val="00E5582B"/>
    <w:rsid w:val="00E55C19"/>
    <w:rsid w:val="00E577A3"/>
    <w:rsid w:val="00E60769"/>
    <w:rsid w:val="00E61502"/>
    <w:rsid w:val="00E61AEE"/>
    <w:rsid w:val="00E61EAE"/>
    <w:rsid w:val="00E6544A"/>
    <w:rsid w:val="00E65D81"/>
    <w:rsid w:val="00E709B2"/>
    <w:rsid w:val="00E71E4D"/>
    <w:rsid w:val="00E7355D"/>
    <w:rsid w:val="00E75272"/>
    <w:rsid w:val="00E755AB"/>
    <w:rsid w:val="00E81A2A"/>
    <w:rsid w:val="00E83399"/>
    <w:rsid w:val="00E84134"/>
    <w:rsid w:val="00E84533"/>
    <w:rsid w:val="00E847C8"/>
    <w:rsid w:val="00E852C4"/>
    <w:rsid w:val="00E9157F"/>
    <w:rsid w:val="00E91DCD"/>
    <w:rsid w:val="00E920A3"/>
    <w:rsid w:val="00E93A11"/>
    <w:rsid w:val="00E9472A"/>
    <w:rsid w:val="00E9606C"/>
    <w:rsid w:val="00EA20D8"/>
    <w:rsid w:val="00EA2B84"/>
    <w:rsid w:val="00EA2D3E"/>
    <w:rsid w:val="00EA3691"/>
    <w:rsid w:val="00EA6651"/>
    <w:rsid w:val="00EB038A"/>
    <w:rsid w:val="00EB0999"/>
    <w:rsid w:val="00EB22F3"/>
    <w:rsid w:val="00EB6DA2"/>
    <w:rsid w:val="00EC09F7"/>
    <w:rsid w:val="00EC2F29"/>
    <w:rsid w:val="00EC3218"/>
    <w:rsid w:val="00EC38DD"/>
    <w:rsid w:val="00EC5382"/>
    <w:rsid w:val="00ED53E7"/>
    <w:rsid w:val="00ED6698"/>
    <w:rsid w:val="00ED6836"/>
    <w:rsid w:val="00ED6E8B"/>
    <w:rsid w:val="00EE0CEF"/>
    <w:rsid w:val="00EE0E08"/>
    <w:rsid w:val="00EE4627"/>
    <w:rsid w:val="00EE4771"/>
    <w:rsid w:val="00EE64FF"/>
    <w:rsid w:val="00EF1F42"/>
    <w:rsid w:val="00EF40AB"/>
    <w:rsid w:val="00EF464B"/>
    <w:rsid w:val="00EF6EB6"/>
    <w:rsid w:val="00EF7990"/>
    <w:rsid w:val="00F005CA"/>
    <w:rsid w:val="00F00B0A"/>
    <w:rsid w:val="00F00E7E"/>
    <w:rsid w:val="00F014F3"/>
    <w:rsid w:val="00F019BC"/>
    <w:rsid w:val="00F02A9E"/>
    <w:rsid w:val="00F0365A"/>
    <w:rsid w:val="00F047C1"/>
    <w:rsid w:val="00F05BC3"/>
    <w:rsid w:val="00F06067"/>
    <w:rsid w:val="00F064AF"/>
    <w:rsid w:val="00F07528"/>
    <w:rsid w:val="00F11E20"/>
    <w:rsid w:val="00F146F6"/>
    <w:rsid w:val="00F20A1B"/>
    <w:rsid w:val="00F216E5"/>
    <w:rsid w:val="00F21E48"/>
    <w:rsid w:val="00F22817"/>
    <w:rsid w:val="00F24CEF"/>
    <w:rsid w:val="00F26C10"/>
    <w:rsid w:val="00F31450"/>
    <w:rsid w:val="00F32AEF"/>
    <w:rsid w:val="00F35CB9"/>
    <w:rsid w:val="00F430D8"/>
    <w:rsid w:val="00F43657"/>
    <w:rsid w:val="00F46B49"/>
    <w:rsid w:val="00F507B0"/>
    <w:rsid w:val="00F51838"/>
    <w:rsid w:val="00F518DA"/>
    <w:rsid w:val="00F519F5"/>
    <w:rsid w:val="00F525B8"/>
    <w:rsid w:val="00F53507"/>
    <w:rsid w:val="00F5371E"/>
    <w:rsid w:val="00F5410C"/>
    <w:rsid w:val="00F541E3"/>
    <w:rsid w:val="00F544F6"/>
    <w:rsid w:val="00F557F6"/>
    <w:rsid w:val="00F5745B"/>
    <w:rsid w:val="00F62D05"/>
    <w:rsid w:val="00F64CBA"/>
    <w:rsid w:val="00F65979"/>
    <w:rsid w:val="00F659C4"/>
    <w:rsid w:val="00F65F38"/>
    <w:rsid w:val="00F66BF4"/>
    <w:rsid w:val="00F6721B"/>
    <w:rsid w:val="00F70B31"/>
    <w:rsid w:val="00F72A02"/>
    <w:rsid w:val="00F72C90"/>
    <w:rsid w:val="00F73BB0"/>
    <w:rsid w:val="00F7497F"/>
    <w:rsid w:val="00F74B71"/>
    <w:rsid w:val="00F75800"/>
    <w:rsid w:val="00F75FA3"/>
    <w:rsid w:val="00F8128B"/>
    <w:rsid w:val="00F818F1"/>
    <w:rsid w:val="00F822D4"/>
    <w:rsid w:val="00F82D3F"/>
    <w:rsid w:val="00F82F96"/>
    <w:rsid w:val="00F86111"/>
    <w:rsid w:val="00F86169"/>
    <w:rsid w:val="00F87B91"/>
    <w:rsid w:val="00F91FD1"/>
    <w:rsid w:val="00F94108"/>
    <w:rsid w:val="00F941B9"/>
    <w:rsid w:val="00F95EB3"/>
    <w:rsid w:val="00F97581"/>
    <w:rsid w:val="00FA06B4"/>
    <w:rsid w:val="00FA1069"/>
    <w:rsid w:val="00FA1D5C"/>
    <w:rsid w:val="00FA1E34"/>
    <w:rsid w:val="00FA1F64"/>
    <w:rsid w:val="00FA23FB"/>
    <w:rsid w:val="00FA371F"/>
    <w:rsid w:val="00FA39BF"/>
    <w:rsid w:val="00FA3D46"/>
    <w:rsid w:val="00FA48F1"/>
    <w:rsid w:val="00FA5F71"/>
    <w:rsid w:val="00FA6596"/>
    <w:rsid w:val="00FA6C46"/>
    <w:rsid w:val="00FA6D3D"/>
    <w:rsid w:val="00FA7C57"/>
    <w:rsid w:val="00FB36BF"/>
    <w:rsid w:val="00FB60E1"/>
    <w:rsid w:val="00FB6958"/>
    <w:rsid w:val="00FB69B8"/>
    <w:rsid w:val="00FB6C7A"/>
    <w:rsid w:val="00FC0424"/>
    <w:rsid w:val="00FC1DAE"/>
    <w:rsid w:val="00FC411A"/>
    <w:rsid w:val="00FC4449"/>
    <w:rsid w:val="00FC5C55"/>
    <w:rsid w:val="00FC5C68"/>
    <w:rsid w:val="00FC64FA"/>
    <w:rsid w:val="00FC69DD"/>
    <w:rsid w:val="00FC7E9A"/>
    <w:rsid w:val="00FD0577"/>
    <w:rsid w:val="00FD1C94"/>
    <w:rsid w:val="00FD24FC"/>
    <w:rsid w:val="00FD36B8"/>
    <w:rsid w:val="00FD4E05"/>
    <w:rsid w:val="00FD60B8"/>
    <w:rsid w:val="00FD748F"/>
    <w:rsid w:val="00FE0778"/>
    <w:rsid w:val="00FE08F5"/>
    <w:rsid w:val="00FE0A2D"/>
    <w:rsid w:val="00FE0FD1"/>
    <w:rsid w:val="00FE1D36"/>
    <w:rsid w:val="00FE2022"/>
    <w:rsid w:val="00FE244B"/>
    <w:rsid w:val="00FE27C7"/>
    <w:rsid w:val="00FE34B5"/>
    <w:rsid w:val="00FE3DCB"/>
    <w:rsid w:val="00FE47CD"/>
    <w:rsid w:val="00FF03D3"/>
    <w:rsid w:val="00FF14F2"/>
    <w:rsid w:val="00FF3FE1"/>
  </w:rsids>
  <m:mathPr>
    <m:mathFont m:val="Cambria Math"/>
    <m:brkBin m:val="before"/>
    <m:brkBinSub m:val="--"/>
    <m:smallFrac m:val="0"/>
    <m:dispDef/>
    <m:lMargin m:val="0"/>
    <m:rMargin m:val="0"/>
    <m:defJc m:val="centerGroup"/>
    <m:wrapIndent m:val="1440"/>
    <m:intLim m:val="subSup"/>
    <m:naryLim m:val="undOvr"/>
  </m:mathPr>
  <w:themeFontLang w:val="fr-FR"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able of figures" w:uiPriority="0"/>
    <w:lsdException w:name="page number" w:uiPriority="0"/>
    <w:lsdException w:name="List" w:uiPriority="0"/>
    <w:lsdException w:name="List Bullet" w:uiPriority="0"/>
    <w:lsdException w:name="List Bullet 2" w:uiPriority="0"/>
    <w:lsdException w:name="List Number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HTML Cite"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53D"/>
    <w:pPr>
      <w:spacing w:after="240"/>
      <w:jc w:val="both"/>
    </w:pPr>
  </w:style>
  <w:style w:type="paragraph" w:styleId="Titre1">
    <w:name w:val="heading 1"/>
    <w:basedOn w:val="Normal"/>
    <w:next w:val="Normal"/>
    <w:link w:val="Titre1Car"/>
    <w:uiPriority w:val="9"/>
    <w:qFormat/>
    <w:rsid w:val="0027253D"/>
    <w:pPr>
      <w:keepNext/>
      <w:keepLines/>
      <w:numPr>
        <w:numId w:val="18"/>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7253D"/>
    <w:pPr>
      <w:keepNext/>
      <w:keepLines/>
      <w:numPr>
        <w:ilvl w:val="1"/>
        <w:numId w:val="18"/>
      </w:numPr>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27253D"/>
    <w:pPr>
      <w:keepNext/>
      <w:keepLines/>
      <w:numPr>
        <w:ilvl w:val="2"/>
        <w:numId w:val="18"/>
      </w:numPr>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BD76A7"/>
    <w:pPr>
      <w:keepNext/>
      <w:keepLines/>
      <w:numPr>
        <w:ilvl w:val="3"/>
        <w:numId w:val="18"/>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4C05EE"/>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4C05EE"/>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F518DA"/>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F518DA"/>
    <w:pPr>
      <w:keepNext/>
      <w:keepLines/>
      <w:numPr>
        <w:ilvl w:val="7"/>
        <w:numId w:val="18"/>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nhideWhenUsed/>
    <w:qFormat/>
    <w:rsid w:val="00F518DA"/>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253D"/>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link w:val="ParagraphedelisteCar"/>
    <w:uiPriority w:val="34"/>
    <w:qFormat/>
    <w:rsid w:val="00F518DA"/>
    <w:pPr>
      <w:ind w:left="720"/>
      <w:contextualSpacing/>
    </w:pPr>
  </w:style>
  <w:style w:type="paragraph" w:styleId="En-tte">
    <w:name w:val="header"/>
    <w:aliases w:val="header protocols,Header1"/>
    <w:basedOn w:val="Normal"/>
    <w:link w:val="En-tteCar"/>
    <w:uiPriority w:val="99"/>
    <w:unhideWhenUsed/>
    <w:rsid w:val="00BB139A"/>
    <w:pPr>
      <w:tabs>
        <w:tab w:val="center" w:pos="4536"/>
        <w:tab w:val="right" w:pos="9072"/>
      </w:tabs>
      <w:spacing w:after="0" w:line="240" w:lineRule="auto"/>
    </w:pPr>
  </w:style>
  <w:style w:type="character" w:customStyle="1" w:styleId="En-tteCar">
    <w:name w:val="En-tête Car"/>
    <w:aliases w:val="header protocols Car,Header1 Car"/>
    <w:basedOn w:val="Policepardfaut"/>
    <w:link w:val="En-tte"/>
    <w:uiPriority w:val="99"/>
    <w:rsid w:val="00BB139A"/>
  </w:style>
  <w:style w:type="paragraph" w:styleId="Pieddepage">
    <w:name w:val="footer"/>
    <w:basedOn w:val="Normal"/>
    <w:link w:val="PieddepageCar"/>
    <w:uiPriority w:val="99"/>
    <w:unhideWhenUsed/>
    <w:rsid w:val="00BB13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139A"/>
  </w:style>
  <w:style w:type="paragraph" w:styleId="En-ttedetabledesmatires">
    <w:name w:val="TOC Heading"/>
    <w:basedOn w:val="Titre1"/>
    <w:next w:val="Normal"/>
    <w:uiPriority w:val="39"/>
    <w:unhideWhenUsed/>
    <w:qFormat/>
    <w:rsid w:val="00F518DA"/>
    <w:pPr>
      <w:outlineLvl w:val="9"/>
    </w:pPr>
  </w:style>
  <w:style w:type="paragraph" w:styleId="Textedebulles">
    <w:name w:val="Balloon Text"/>
    <w:basedOn w:val="Normal"/>
    <w:link w:val="TextedebullesCar"/>
    <w:uiPriority w:val="99"/>
    <w:semiHidden/>
    <w:unhideWhenUsed/>
    <w:rsid w:val="00BB13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139A"/>
    <w:rPr>
      <w:rFonts w:ascii="Tahoma" w:hAnsi="Tahoma" w:cs="Tahoma"/>
      <w:sz w:val="16"/>
      <w:szCs w:val="16"/>
    </w:rPr>
  </w:style>
  <w:style w:type="paragraph" w:customStyle="1" w:styleId="Titre10">
    <w:name w:val="Titre_1"/>
    <w:basedOn w:val="Paragraphedeliste"/>
    <w:link w:val="Titre1Car0"/>
    <w:qFormat/>
    <w:rsid w:val="00E07EEC"/>
    <w:pPr>
      <w:numPr>
        <w:numId w:val="8"/>
      </w:numPr>
      <w:spacing w:before="240"/>
      <w:outlineLvl w:val="0"/>
    </w:pPr>
    <w:rPr>
      <w:rFonts w:asciiTheme="majorHAnsi" w:hAnsiTheme="majorHAnsi"/>
      <w:b/>
      <w:color w:val="31849B" w:themeColor="accent5" w:themeShade="BF"/>
      <w:sz w:val="32"/>
      <w:szCs w:val="32"/>
    </w:rPr>
  </w:style>
  <w:style w:type="paragraph" w:customStyle="1" w:styleId="Titre20">
    <w:name w:val="Titre_2"/>
    <w:basedOn w:val="Titre10"/>
    <w:link w:val="Titre2Car0"/>
    <w:qFormat/>
    <w:rsid w:val="00E07EEC"/>
    <w:pPr>
      <w:numPr>
        <w:ilvl w:val="1"/>
      </w:numPr>
    </w:pPr>
    <w:rPr>
      <w:sz w:val="28"/>
      <w:szCs w:val="28"/>
    </w:rPr>
  </w:style>
  <w:style w:type="character" w:customStyle="1" w:styleId="ParagraphedelisteCar">
    <w:name w:val="Paragraphe de liste Car"/>
    <w:basedOn w:val="Policepardfaut"/>
    <w:link w:val="Paragraphedeliste"/>
    <w:uiPriority w:val="34"/>
    <w:rsid w:val="00A539C4"/>
  </w:style>
  <w:style w:type="character" w:customStyle="1" w:styleId="Titre1Car0">
    <w:name w:val="Titre_1 Car"/>
    <w:basedOn w:val="ParagraphedelisteCar"/>
    <w:link w:val="Titre10"/>
    <w:rsid w:val="00E07EEC"/>
    <w:rPr>
      <w:rFonts w:asciiTheme="majorHAnsi" w:hAnsiTheme="majorHAnsi"/>
      <w:b/>
      <w:color w:val="31849B" w:themeColor="accent5" w:themeShade="BF"/>
      <w:sz w:val="32"/>
      <w:szCs w:val="32"/>
    </w:rPr>
  </w:style>
  <w:style w:type="paragraph" w:customStyle="1" w:styleId="Titre30">
    <w:name w:val="Titre_3"/>
    <w:basedOn w:val="Titre10"/>
    <w:link w:val="Titre3Car0"/>
    <w:qFormat/>
    <w:rsid w:val="00F518DA"/>
    <w:pPr>
      <w:numPr>
        <w:ilvl w:val="2"/>
        <w:numId w:val="7"/>
      </w:numPr>
      <w:jc w:val="left"/>
    </w:pPr>
    <w:rPr>
      <w:sz w:val="24"/>
      <w:szCs w:val="24"/>
    </w:rPr>
  </w:style>
  <w:style w:type="character" w:customStyle="1" w:styleId="Titre2Car0">
    <w:name w:val="Titre_2 Car"/>
    <w:basedOn w:val="ParagraphedelisteCar"/>
    <w:link w:val="Titre20"/>
    <w:rsid w:val="00E07EEC"/>
    <w:rPr>
      <w:rFonts w:asciiTheme="majorHAnsi" w:hAnsiTheme="majorHAnsi"/>
      <w:b/>
      <w:color w:val="31849B" w:themeColor="accent5" w:themeShade="BF"/>
      <w:sz w:val="28"/>
      <w:szCs w:val="28"/>
    </w:rPr>
  </w:style>
  <w:style w:type="paragraph" w:styleId="TM1">
    <w:name w:val="toc 1"/>
    <w:basedOn w:val="Normal"/>
    <w:next w:val="Normal"/>
    <w:autoRedefine/>
    <w:uiPriority w:val="39"/>
    <w:unhideWhenUsed/>
    <w:rsid w:val="00F518DA"/>
    <w:pPr>
      <w:tabs>
        <w:tab w:val="left" w:pos="440"/>
        <w:tab w:val="right" w:leader="dot" w:pos="9062"/>
      </w:tabs>
      <w:spacing w:after="100"/>
    </w:pPr>
    <w:rPr>
      <w:b/>
    </w:rPr>
  </w:style>
  <w:style w:type="character" w:customStyle="1" w:styleId="Titre3Car0">
    <w:name w:val="Titre_3 Car"/>
    <w:basedOn w:val="ParagraphedelisteCar"/>
    <w:link w:val="Titre30"/>
    <w:rsid w:val="00F518DA"/>
    <w:rPr>
      <w:rFonts w:asciiTheme="majorHAnsi" w:hAnsiTheme="majorHAnsi"/>
      <w:b/>
      <w:color w:val="31849B" w:themeColor="accent5" w:themeShade="BF"/>
      <w:sz w:val="24"/>
      <w:szCs w:val="24"/>
    </w:rPr>
  </w:style>
  <w:style w:type="paragraph" w:styleId="TM2">
    <w:name w:val="toc 2"/>
    <w:basedOn w:val="Normal"/>
    <w:next w:val="Normal"/>
    <w:autoRedefine/>
    <w:uiPriority w:val="39"/>
    <w:unhideWhenUsed/>
    <w:rsid w:val="00BB139A"/>
    <w:pPr>
      <w:spacing w:after="100"/>
      <w:ind w:left="220"/>
    </w:pPr>
  </w:style>
  <w:style w:type="paragraph" w:styleId="TM3">
    <w:name w:val="toc 3"/>
    <w:basedOn w:val="Normal"/>
    <w:next w:val="Normal"/>
    <w:autoRedefine/>
    <w:uiPriority w:val="39"/>
    <w:unhideWhenUsed/>
    <w:rsid w:val="00BB139A"/>
    <w:pPr>
      <w:spacing w:after="100"/>
      <w:ind w:left="440"/>
    </w:pPr>
  </w:style>
  <w:style w:type="character" w:styleId="Lienhypertexte">
    <w:name w:val="Hyperlink"/>
    <w:basedOn w:val="Policepardfaut"/>
    <w:uiPriority w:val="99"/>
    <w:unhideWhenUsed/>
    <w:rsid w:val="00BB139A"/>
    <w:rPr>
      <w:color w:val="0000FF" w:themeColor="hyperlink"/>
      <w:u w:val="single"/>
    </w:rPr>
  </w:style>
  <w:style w:type="paragraph" w:styleId="Titre">
    <w:name w:val="Title"/>
    <w:aliases w:val="Titre_Partie"/>
    <w:basedOn w:val="Normal"/>
    <w:next w:val="Normal"/>
    <w:link w:val="TitreCar"/>
    <w:uiPriority w:val="10"/>
    <w:qFormat/>
    <w:rsid w:val="00F518D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aliases w:val="Titre_Partie Car"/>
    <w:basedOn w:val="Policepardfaut"/>
    <w:link w:val="Titre"/>
    <w:uiPriority w:val="10"/>
    <w:rsid w:val="00F518DA"/>
    <w:rPr>
      <w:rFonts w:asciiTheme="majorHAnsi" w:eastAsiaTheme="majorEastAsia" w:hAnsiTheme="majorHAnsi" w:cstheme="majorBidi"/>
      <w:color w:val="17365D" w:themeColor="text2" w:themeShade="BF"/>
      <w:spacing w:val="5"/>
      <w:kern w:val="28"/>
      <w:sz w:val="52"/>
      <w:szCs w:val="52"/>
    </w:rPr>
  </w:style>
  <w:style w:type="paragraph" w:styleId="Lgende">
    <w:name w:val="caption"/>
    <w:basedOn w:val="Normal"/>
    <w:next w:val="Normal"/>
    <w:uiPriority w:val="35"/>
    <w:unhideWhenUsed/>
    <w:qFormat/>
    <w:rsid w:val="00FE0A2D"/>
    <w:pPr>
      <w:spacing w:line="240" w:lineRule="auto"/>
      <w:jc w:val="center"/>
    </w:pPr>
    <w:rPr>
      <w:b/>
      <w:bCs/>
      <w:color w:val="002060"/>
      <w:sz w:val="18"/>
      <w:szCs w:val="18"/>
    </w:rPr>
  </w:style>
  <w:style w:type="table" w:styleId="Grilledutableau">
    <w:name w:val="Table Grid"/>
    <w:basedOn w:val="TableauNormal"/>
    <w:uiPriority w:val="59"/>
    <w:rsid w:val="00BB139A"/>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222069"/>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60082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Lgende1">
    <w:name w:val="Légende1"/>
    <w:basedOn w:val="Policepardfaut"/>
    <w:rsid w:val="00C672BE"/>
  </w:style>
  <w:style w:type="character" w:customStyle="1" w:styleId="Titre3Car">
    <w:name w:val="Titre 3 Car"/>
    <w:basedOn w:val="Policepardfaut"/>
    <w:link w:val="Titre3"/>
    <w:uiPriority w:val="9"/>
    <w:rsid w:val="0027253D"/>
    <w:rPr>
      <w:rFonts w:asciiTheme="majorHAnsi" w:eastAsiaTheme="majorEastAsia" w:hAnsiTheme="majorHAnsi" w:cstheme="majorBidi"/>
      <w:b/>
      <w:bCs/>
      <w:color w:val="4F81BD" w:themeColor="accent1"/>
    </w:rPr>
  </w:style>
  <w:style w:type="paragraph" w:styleId="PrformatHTML">
    <w:name w:val="HTML Preformatted"/>
    <w:basedOn w:val="Normal"/>
    <w:link w:val="PrformatHTMLCar"/>
    <w:uiPriority w:val="99"/>
    <w:unhideWhenUsed/>
    <w:rsid w:val="00B2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B25962"/>
    <w:rPr>
      <w:rFonts w:ascii="Courier New" w:eastAsia="Times New Roman" w:hAnsi="Courier New" w:cs="Courier New"/>
      <w:sz w:val="20"/>
      <w:szCs w:val="20"/>
      <w:lang w:eastAsia="fr-FR"/>
    </w:rPr>
  </w:style>
  <w:style w:type="paragraph" w:customStyle="1" w:styleId="Stylepardfaut">
    <w:name w:val="Style par défaut"/>
    <w:rsid w:val="0078616B"/>
    <w:pPr>
      <w:suppressAutoHyphens/>
      <w:jc w:val="both"/>
    </w:pPr>
    <w:rPr>
      <w:rFonts w:ascii="Calibri" w:eastAsia="DejaVu Sans" w:hAnsi="Calibri" w:cs="Calibri"/>
    </w:rPr>
  </w:style>
  <w:style w:type="character" w:customStyle="1" w:styleId="Ancredenotedebasdepage">
    <w:name w:val="Ancre de note de bas de page"/>
    <w:rsid w:val="0078616B"/>
    <w:rPr>
      <w:vertAlign w:val="superscript"/>
    </w:rPr>
  </w:style>
  <w:style w:type="paragraph" w:styleId="Notedebasdepage">
    <w:name w:val="footnote text"/>
    <w:basedOn w:val="Stylepardfaut"/>
    <w:link w:val="NotedebasdepageCar"/>
    <w:uiPriority w:val="99"/>
    <w:rsid w:val="0078616B"/>
  </w:style>
  <w:style w:type="character" w:customStyle="1" w:styleId="NotedebasdepageCar">
    <w:name w:val="Note de bas de page Car"/>
    <w:basedOn w:val="Policepardfaut"/>
    <w:link w:val="Notedebasdepage"/>
    <w:uiPriority w:val="99"/>
    <w:rsid w:val="0078616B"/>
    <w:rPr>
      <w:rFonts w:ascii="Calibri" w:eastAsia="DejaVu Sans" w:hAnsi="Calibri" w:cs="Calibri"/>
    </w:rPr>
  </w:style>
  <w:style w:type="character" w:styleId="Appelnotedebasdep">
    <w:name w:val="footnote reference"/>
    <w:basedOn w:val="Policepardfaut"/>
    <w:uiPriority w:val="99"/>
    <w:semiHidden/>
    <w:unhideWhenUsed/>
    <w:rsid w:val="00B07768"/>
    <w:rPr>
      <w:vertAlign w:val="superscript"/>
    </w:rPr>
  </w:style>
  <w:style w:type="character" w:styleId="Textedelespacerserv">
    <w:name w:val="Placeholder Text"/>
    <w:basedOn w:val="Policepardfaut"/>
    <w:uiPriority w:val="99"/>
    <w:semiHidden/>
    <w:rsid w:val="008664E5"/>
    <w:rPr>
      <w:color w:val="808080"/>
    </w:rPr>
  </w:style>
  <w:style w:type="character" w:styleId="Lienhypertextesuivivisit">
    <w:name w:val="FollowedHyperlink"/>
    <w:basedOn w:val="Policepardfaut"/>
    <w:uiPriority w:val="99"/>
    <w:semiHidden/>
    <w:unhideWhenUsed/>
    <w:rsid w:val="00286C6A"/>
    <w:rPr>
      <w:color w:val="800080" w:themeColor="followedHyperlink"/>
      <w:u w:val="single"/>
    </w:rPr>
  </w:style>
  <w:style w:type="paragraph" w:customStyle="1" w:styleId="western">
    <w:name w:val="western"/>
    <w:basedOn w:val="Normal"/>
    <w:rsid w:val="008E7438"/>
    <w:pPr>
      <w:spacing w:before="100" w:beforeAutospacing="1" w:after="119" w:line="240" w:lineRule="auto"/>
    </w:pPr>
    <w:rPr>
      <w:rFonts w:ascii="Calibri" w:eastAsia="Times New Roman" w:hAnsi="Calibri" w:cs="Times New Roman"/>
      <w:color w:val="000000"/>
      <w:sz w:val="24"/>
      <w:szCs w:val="24"/>
      <w:lang w:eastAsia="fr-FR"/>
    </w:rPr>
  </w:style>
  <w:style w:type="character" w:customStyle="1" w:styleId="Titre2Car">
    <w:name w:val="Titre 2 Car"/>
    <w:basedOn w:val="Policepardfaut"/>
    <w:link w:val="Titre2"/>
    <w:uiPriority w:val="9"/>
    <w:rsid w:val="0027253D"/>
    <w:rPr>
      <w:rFonts w:asciiTheme="majorHAnsi" w:eastAsiaTheme="majorEastAsia" w:hAnsiTheme="majorHAnsi" w:cstheme="majorBidi"/>
      <w:b/>
      <w:bCs/>
      <w:color w:val="4F81BD" w:themeColor="accent1"/>
      <w:sz w:val="26"/>
      <w:szCs w:val="26"/>
    </w:rPr>
  </w:style>
  <w:style w:type="table" w:styleId="Ombrageclair">
    <w:name w:val="Light Shading"/>
    <w:basedOn w:val="TableauNormal"/>
    <w:uiPriority w:val="60"/>
    <w:rsid w:val="00F659C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itre4Car">
    <w:name w:val="Titre 4 Car"/>
    <w:basedOn w:val="Policepardfaut"/>
    <w:link w:val="Titre4"/>
    <w:uiPriority w:val="9"/>
    <w:rsid w:val="00BD76A7"/>
    <w:rPr>
      <w:rFonts w:asciiTheme="majorHAnsi" w:eastAsiaTheme="majorEastAsia" w:hAnsiTheme="majorHAnsi" w:cstheme="majorBidi"/>
      <w:b/>
      <w:bCs/>
      <w:i/>
      <w:iCs/>
      <w:color w:val="4F81BD" w:themeColor="accent1"/>
    </w:rPr>
  </w:style>
  <w:style w:type="table" w:styleId="Tramemoyenne2">
    <w:name w:val="Medium Shading 2"/>
    <w:basedOn w:val="TableauNormal"/>
    <w:uiPriority w:val="64"/>
    <w:rsid w:val="00CC7DE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tyle1">
    <w:name w:val="Style1"/>
    <w:basedOn w:val="Tramemoyenne2"/>
    <w:uiPriority w:val="99"/>
    <w:rsid w:val="00A81BD7"/>
    <w:pPr>
      <w:jc w:val="center"/>
    </w:p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cPr>
      <w:vAlign w:val="center"/>
    </w:tcPr>
    <w:tblStylePr w:type="firstRow">
      <w:pPr>
        <w:spacing w:before="0" w:after="0" w:line="240" w:lineRule="auto"/>
      </w:pPr>
      <w:rPr>
        <w:b/>
        <w:bCs/>
        <w:color w:val="000000" w:themeColor="text1"/>
      </w:rPr>
      <w:tblPr/>
      <w:tcPr>
        <w:tcBorders>
          <w:top w:val="single" w:sz="18" w:space="0" w:color="auto"/>
          <w:left w:val="nil"/>
          <w:bottom w:val="single" w:sz="18" w:space="0" w:color="auto"/>
          <w:right w:val="nil"/>
          <w:insideH w:val="nil"/>
          <w:insideV w:val="nil"/>
        </w:tcBorders>
        <w:shd w:val="clear" w:color="auto" w:fill="F2F2F2" w:themeFill="background1" w:themeFillShade="F2"/>
      </w:tcPr>
    </w:tblStylePr>
    <w:tblStylePr w:type="lastRow">
      <w:pPr>
        <w:spacing w:before="0" w:after="0" w:line="240" w:lineRule="auto"/>
      </w:pPr>
      <w:rPr>
        <w:color w:val="auto"/>
      </w:rPr>
      <w:tblPr/>
      <w:tcPr>
        <w:tcBorders>
          <w:top w:val="double" w:sz="8" w:space="0" w:color="000000" w:themeColor="text1"/>
          <w:left w:val="nil"/>
          <w:bottom w:val="single" w:sz="8" w:space="0" w:color="000000" w:themeColor="text1"/>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F2F2F2" w:themeFill="background1" w:themeFillShade="F2"/>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FFFFFF" w:themeFill="background1"/>
      </w:tcPr>
    </w:tblStylePr>
    <w:tblStylePr w:type="band2Horz">
      <w:tblPr/>
      <w:tcPr>
        <w:shd w:val="clear" w:color="auto" w:fill="F2F2F2" w:themeFill="background1" w:themeFillShade="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Numrodepage">
    <w:name w:val="page number"/>
    <w:basedOn w:val="Policepardfaut"/>
    <w:semiHidden/>
    <w:rsid w:val="00E07EEC"/>
  </w:style>
  <w:style w:type="paragraph" w:styleId="Commentaire">
    <w:name w:val="annotation text"/>
    <w:basedOn w:val="Normal"/>
    <w:link w:val="CommentaireCar"/>
    <w:uiPriority w:val="99"/>
    <w:unhideWhenUsed/>
    <w:rsid w:val="00E07EEC"/>
    <w:pPr>
      <w:spacing w:line="240" w:lineRule="auto"/>
    </w:pPr>
    <w:rPr>
      <w:sz w:val="20"/>
      <w:szCs w:val="20"/>
    </w:rPr>
  </w:style>
  <w:style w:type="character" w:customStyle="1" w:styleId="CommentaireCar">
    <w:name w:val="Commentaire Car"/>
    <w:basedOn w:val="Policepardfaut"/>
    <w:link w:val="Commentaire"/>
    <w:uiPriority w:val="99"/>
    <w:rsid w:val="00E07EEC"/>
    <w:rPr>
      <w:sz w:val="20"/>
      <w:szCs w:val="20"/>
    </w:rPr>
  </w:style>
  <w:style w:type="paragraph" w:styleId="Objetducommentaire">
    <w:name w:val="annotation subject"/>
    <w:basedOn w:val="Commentaire"/>
    <w:next w:val="Commentaire"/>
    <w:link w:val="ObjetducommentaireCar"/>
    <w:semiHidden/>
    <w:rsid w:val="00E07EEC"/>
    <w:pPr>
      <w:widowControl w:val="0"/>
      <w:autoSpaceDN w:val="0"/>
      <w:adjustRightInd w:val="0"/>
      <w:spacing w:after="0"/>
    </w:pPr>
    <w:rPr>
      <w:rFonts w:ascii="Arial" w:eastAsia="Times New Roman" w:hAnsi="Arial" w:cs="Tahoma"/>
      <w:b/>
      <w:bCs/>
    </w:rPr>
  </w:style>
  <w:style w:type="character" w:customStyle="1" w:styleId="ObjetducommentaireCar">
    <w:name w:val="Objet du commentaire Car"/>
    <w:basedOn w:val="CommentaireCar"/>
    <w:link w:val="Objetducommentaire"/>
    <w:semiHidden/>
    <w:rsid w:val="00E07EEC"/>
    <w:rPr>
      <w:rFonts w:ascii="Arial" w:eastAsia="Times New Roman" w:hAnsi="Arial" w:cs="Tahoma"/>
      <w:b/>
      <w:bCs/>
      <w:sz w:val="20"/>
      <w:szCs w:val="20"/>
    </w:rPr>
  </w:style>
  <w:style w:type="paragraph" w:styleId="TM4">
    <w:name w:val="toc 4"/>
    <w:basedOn w:val="Normal"/>
    <w:next w:val="Normal"/>
    <w:autoRedefine/>
    <w:uiPriority w:val="39"/>
    <w:unhideWhenUsed/>
    <w:rsid w:val="00E07EEC"/>
    <w:pPr>
      <w:spacing w:after="100"/>
      <w:ind w:left="660"/>
    </w:pPr>
  </w:style>
  <w:style w:type="character" w:styleId="Marquedecommentaire">
    <w:name w:val="annotation reference"/>
    <w:basedOn w:val="Policepardfaut"/>
    <w:uiPriority w:val="99"/>
    <w:semiHidden/>
    <w:unhideWhenUsed/>
    <w:rsid w:val="003E52C4"/>
    <w:rPr>
      <w:sz w:val="16"/>
      <w:szCs w:val="16"/>
    </w:rPr>
  </w:style>
  <w:style w:type="paragraph" w:styleId="Rvision">
    <w:name w:val="Revision"/>
    <w:hidden/>
    <w:uiPriority w:val="99"/>
    <w:semiHidden/>
    <w:rsid w:val="003E52C4"/>
    <w:pPr>
      <w:spacing w:after="0" w:line="240" w:lineRule="auto"/>
    </w:pPr>
  </w:style>
  <w:style w:type="character" w:styleId="lev">
    <w:name w:val="Strong"/>
    <w:basedOn w:val="Policepardfaut"/>
    <w:uiPriority w:val="22"/>
    <w:qFormat/>
    <w:rsid w:val="00F518DA"/>
    <w:rPr>
      <w:b/>
      <w:bCs/>
    </w:rPr>
  </w:style>
  <w:style w:type="character" w:customStyle="1" w:styleId="maintitle">
    <w:name w:val="maintitle"/>
    <w:basedOn w:val="Policepardfaut"/>
    <w:rsid w:val="006D6F4D"/>
  </w:style>
  <w:style w:type="paragraph" w:customStyle="1" w:styleId="TitreDoc">
    <w:name w:val="Titre Doc"/>
    <w:basedOn w:val="Normal"/>
    <w:link w:val="TitreDocCar"/>
    <w:uiPriority w:val="99"/>
    <w:rsid w:val="009E0D6B"/>
    <w:pPr>
      <w:framePr w:hSpace="141" w:wrap="around" w:vAnchor="text" w:hAnchor="margin" w:x="256" w:y="-91"/>
      <w:spacing w:after="0" w:line="1060" w:lineRule="exact"/>
      <w:jc w:val="left"/>
    </w:pPr>
    <w:rPr>
      <w:rFonts w:ascii="Arial" w:eastAsia="Times New Roman" w:hAnsi="Arial" w:cs="Arial"/>
      <w:noProof/>
      <w:color w:val="003A80"/>
      <w:sz w:val="96"/>
      <w:szCs w:val="96"/>
      <w:lang w:eastAsia="fr-FR"/>
    </w:rPr>
  </w:style>
  <w:style w:type="paragraph" w:customStyle="1" w:styleId="Sous-Titre">
    <w:name w:val="Sous-Titre"/>
    <w:basedOn w:val="Normal"/>
    <w:link w:val="Sous-TitreCar"/>
    <w:uiPriority w:val="99"/>
    <w:rsid w:val="009E0D6B"/>
    <w:pPr>
      <w:framePr w:hSpace="141" w:wrap="around" w:vAnchor="text" w:hAnchor="margin" w:x="256" w:y="-91"/>
      <w:spacing w:before="160" w:after="0" w:line="240" w:lineRule="auto"/>
      <w:ind w:right="-67"/>
      <w:jc w:val="left"/>
    </w:pPr>
    <w:rPr>
      <w:rFonts w:ascii="Arial" w:eastAsia="Times New Roman" w:hAnsi="Arial" w:cs="Arial"/>
      <w:caps/>
      <w:color w:val="747586"/>
      <w:sz w:val="28"/>
      <w:szCs w:val="28"/>
      <w:lang w:eastAsia="fr-FR"/>
    </w:rPr>
  </w:style>
  <w:style w:type="character" w:customStyle="1" w:styleId="TitreDocCar">
    <w:name w:val="Titre Doc Car"/>
    <w:link w:val="TitreDoc"/>
    <w:uiPriority w:val="99"/>
    <w:locked/>
    <w:rsid w:val="009E0D6B"/>
    <w:rPr>
      <w:rFonts w:ascii="Arial" w:eastAsia="Times New Roman" w:hAnsi="Arial" w:cs="Arial"/>
      <w:noProof/>
      <w:color w:val="003A80"/>
      <w:sz w:val="96"/>
      <w:szCs w:val="96"/>
      <w:lang w:eastAsia="fr-FR"/>
    </w:rPr>
  </w:style>
  <w:style w:type="paragraph" w:customStyle="1" w:styleId="DateDoc">
    <w:name w:val="Date Doc"/>
    <w:basedOn w:val="Normal"/>
    <w:link w:val="DateDocCar"/>
    <w:uiPriority w:val="99"/>
    <w:rsid w:val="009E0D6B"/>
    <w:pPr>
      <w:spacing w:after="0" w:line="300" w:lineRule="exact"/>
      <w:jc w:val="left"/>
    </w:pPr>
    <w:rPr>
      <w:rFonts w:ascii="Arial" w:eastAsia="Times New Roman" w:hAnsi="Arial" w:cs="Arial"/>
      <w:caps/>
      <w:color w:val="003A80"/>
      <w:sz w:val="24"/>
      <w:szCs w:val="24"/>
      <w:lang w:eastAsia="fr-FR"/>
    </w:rPr>
  </w:style>
  <w:style w:type="character" w:customStyle="1" w:styleId="Sous-TitreCar">
    <w:name w:val="Sous-Titre Car"/>
    <w:link w:val="Sous-Titre"/>
    <w:uiPriority w:val="99"/>
    <w:locked/>
    <w:rsid w:val="009E0D6B"/>
    <w:rPr>
      <w:rFonts w:ascii="Arial" w:eastAsia="Times New Roman" w:hAnsi="Arial" w:cs="Arial"/>
      <w:caps/>
      <w:color w:val="747586"/>
      <w:sz w:val="28"/>
      <w:szCs w:val="28"/>
      <w:lang w:eastAsia="fr-FR"/>
    </w:rPr>
  </w:style>
  <w:style w:type="paragraph" w:customStyle="1" w:styleId="NomAuteur">
    <w:name w:val="Nom Auteur"/>
    <w:basedOn w:val="Normal"/>
    <w:link w:val="NomAuteurCar"/>
    <w:uiPriority w:val="99"/>
    <w:rsid w:val="009E0D6B"/>
    <w:pPr>
      <w:spacing w:after="0" w:line="300" w:lineRule="exact"/>
      <w:jc w:val="left"/>
    </w:pPr>
    <w:rPr>
      <w:rFonts w:ascii="Arial" w:eastAsia="Times New Roman" w:hAnsi="Arial" w:cs="Arial"/>
      <w:b/>
      <w:caps/>
      <w:color w:val="003A80"/>
      <w:sz w:val="24"/>
      <w:szCs w:val="24"/>
      <w:lang w:eastAsia="fr-FR"/>
    </w:rPr>
  </w:style>
  <w:style w:type="character" w:customStyle="1" w:styleId="DateDocCar">
    <w:name w:val="Date Doc Car"/>
    <w:link w:val="DateDoc"/>
    <w:uiPriority w:val="99"/>
    <w:locked/>
    <w:rsid w:val="009E0D6B"/>
    <w:rPr>
      <w:rFonts w:ascii="Arial" w:eastAsia="Times New Roman" w:hAnsi="Arial" w:cs="Arial"/>
      <w:caps/>
      <w:color w:val="003A80"/>
      <w:sz w:val="24"/>
      <w:szCs w:val="24"/>
      <w:lang w:eastAsia="fr-FR"/>
    </w:rPr>
  </w:style>
  <w:style w:type="paragraph" w:customStyle="1" w:styleId="Site">
    <w:name w:val="Site"/>
    <w:basedOn w:val="Adresse"/>
    <w:link w:val="SiteCar"/>
    <w:uiPriority w:val="99"/>
    <w:rsid w:val="009E0D6B"/>
  </w:style>
  <w:style w:type="character" w:customStyle="1" w:styleId="NomAuteurCar">
    <w:name w:val="Nom Auteur Car"/>
    <w:link w:val="NomAuteur"/>
    <w:uiPriority w:val="99"/>
    <w:locked/>
    <w:rsid w:val="009E0D6B"/>
    <w:rPr>
      <w:rFonts w:ascii="Arial" w:eastAsia="Times New Roman" w:hAnsi="Arial" w:cs="Arial"/>
      <w:b/>
      <w:caps/>
      <w:color w:val="003A80"/>
      <w:sz w:val="24"/>
      <w:szCs w:val="24"/>
      <w:lang w:eastAsia="fr-FR"/>
    </w:rPr>
  </w:style>
  <w:style w:type="paragraph" w:customStyle="1" w:styleId="Adresse">
    <w:name w:val="Adresse"/>
    <w:basedOn w:val="Normal"/>
    <w:link w:val="AdresseCar"/>
    <w:uiPriority w:val="99"/>
    <w:rsid w:val="009E0D6B"/>
    <w:pPr>
      <w:spacing w:after="0" w:line="300" w:lineRule="exact"/>
      <w:jc w:val="left"/>
    </w:pPr>
    <w:rPr>
      <w:rFonts w:ascii="Arial" w:eastAsia="Times New Roman" w:hAnsi="Arial" w:cs="Arial"/>
      <w:color w:val="747586"/>
      <w:sz w:val="24"/>
      <w:szCs w:val="24"/>
      <w:lang w:eastAsia="fr-FR"/>
    </w:rPr>
  </w:style>
  <w:style w:type="character" w:customStyle="1" w:styleId="SiteCar">
    <w:name w:val="Site Car"/>
    <w:link w:val="Site"/>
    <w:uiPriority w:val="99"/>
    <w:locked/>
    <w:rsid w:val="009E0D6B"/>
    <w:rPr>
      <w:rFonts w:ascii="Arial" w:eastAsia="Times New Roman" w:hAnsi="Arial" w:cs="Arial"/>
      <w:color w:val="747586"/>
      <w:sz w:val="24"/>
      <w:szCs w:val="24"/>
      <w:lang w:eastAsia="fr-FR"/>
    </w:rPr>
  </w:style>
  <w:style w:type="character" w:customStyle="1" w:styleId="AdresseCar">
    <w:name w:val="Adresse Car"/>
    <w:link w:val="Adresse"/>
    <w:uiPriority w:val="99"/>
    <w:locked/>
    <w:rsid w:val="009E0D6B"/>
    <w:rPr>
      <w:rFonts w:ascii="Arial" w:eastAsia="Times New Roman" w:hAnsi="Arial" w:cs="Arial"/>
      <w:color w:val="747586"/>
      <w:sz w:val="24"/>
      <w:szCs w:val="24"/>
      <w:lang w:eastAsia="fr-FR"/>
    </w:rPr>
  </w:style>
  <w:style w:type="paragraph" w:customStyle="1" w:styleId="Contenu">
    <w:name w:val="Contenu"/>
    <w:basedOn w:val="Normal"/>
    <w:link w:val="ContenuCar"/>
    <w:uiPriority w:val="99"/>
    <w:rsid w:val="009E0D6B"/>
    <w:pPr>
      <w:spacing w:after="0" w:line="240" w:lineRule="auto"/>
      <w:jc w:val="left"/>
    </w:pPr>
    <w:rPr>
      <w:rFonts w:ascii="Arial" w:eastAsia="Times New Roman" w:hAnsi="Arial" w:cs="Arial"/>
      <w:b/>
      <w:color w:val="000000"/>
      <w:sz w:val="20"/>
      <w:szCs w:val="20"/>
      <w:lang w:eastAsia="fr-FR"/>
    </w:rPr>
  </w:style>
  <w:style w:type="paragraph" w:customStyle="1" w:styleId="4emeCoord">
    <w:name w:val="4eme Coord"/>
    <w:basedOn w:val="Contenu"/>
    <w:link w:val="4emeCoordCar"/>
    <w:uiPriority w:val="99"/>
    <w:rsid w:val="009E0D6B"/>
    <w:pPr>
      <w:ind w:left="392"/>
    </w:pPr>
    <w:rPr>
      <w:b w:val="0"/>
      <w:color w:val="009EE0"/>
      <w:sz w:val="17"/>
      <w:szCs w:val="17"/>
    </w:rPr>
  </w:style>
  <w:style w:type="character" w:customStyle="1" w:styleId="ContenuCar">
    <w:name w:val="Contenu Car"/>
    <w:link w:val="Contenu"/>
    <w:uiPriority w:val="99"/>
    <w:locked/>
    <w:rsid w:val="009E0D6B"/>
    <w:rPr>
      <w:rFonts w:ascii="Arial" w:eastAsia="Times New Roman" w:hAnsi="Arial" w:cs="Arial"/>
      <w:b/>
      <w:color w:val="000000"/>
      <w:sz w:val="20"/>
      <w:szCs w:val="20"/>
      <w:lang w:eastAsia="fr-FR"/>
    </w:rPr>
  </w:style>
  <w:style w:type="paragraph" w:customStyle="1" w:styleId="4emesite">
    <w:name w:val="4eme site"/>
    <w:basedOn w:val="Contenu"/>
    <w:link w:val="4emesiteCar"/>
    <w:uiPriority w:val="99"/>
    <w:rsid w:val="009E0D6B"/>
    <w:pPr>
      <w:ind w:left="392"/>
    </w:pPr>
    <w:rPr>
      <w:color w:val="003A80"/>
      <w:sz w:val="17"/>
      <w:szCs w:val="17"/>
    </w:rPr>
  </w:style>
  <w:style w:type="character" w:customStyle="1" w:styleId="4emeCoordCar">
    <w:name w:val="4eme Coord Car"/>
    <w:link w:val="4emeCoord"/>
    <w:uiPriority w:val="99"/>
    <w:locked/>
    <w:rsid w:val="009E0D6B"/>
    <w:rPr>
      <w:rFonts w:ascii="Arial" w:eastAsia="Times New Roman" w:hAnsi="Arial" w:cs="Arial"/>
      <w:color w:val="009EE0"/>
      <w:sz w:val="17"/>
      <w:szCs w:val="17"/>
      <w:lang w:eastAsia="fr-FR"/>
    </w:rPr>
  </w:style>
  <w:style w:type="character" w:customStyle="1" w:styleId="4emesiteCar">
    <w:name w:val="4eme site Car"/>
    <w:link w:val="4emesite"/>
    <w:uiPriority w:val="99"/>
    <w:locked/>
    <w:rsid w:val="009E0D6B"/>
    <w:rPr>
      <w:rFonts w:ascii="Arial" w:eastAsia="Times New Roman" w:hAnsi="Arial" w:cs="Arial"/>
      <w:b/>
      <w:color w:val="003A80"/>
      <w:sz w:val="17"/>
      <w:szCs w:val="17"/>
      <w:lang w:eastAsia="fr-FR"/>
    </w:rPr>
  </w:style>
  <w:style w:type="character" w:customStyle="1" w:styleId="Titre5Car">
    <w:name w:val="Titre 5 Car"/>
    <w:basedOn w:val="Policepardfaut"/>
    <w:link w:val="Titre5"/>
    <w:rsid w:val="004C05EE"/>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rsid w:val="004C05EE"/>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rsid w:val="00F518DA"/>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rsid w:val="00F518DA"/>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rsid w:val="00F518DA"/>
    <w:rPr>
      <w:rFonts w:asciiTheme="majorHAnsi" w:eastAsiaTheme="majorEastAsia" w:hAnsiTheme="majorHAnsi" w:cstheme="majorBidi"/>
      <w:i/>
      <w:iCs/>
      <w:color w:val="404040" w:themeColor="text1" w:themeTint="BF"/>
      <w:sz w:val="20"/>
      <w:szCs w:val="20"/>
    </w:rPr>
  </w:style>
  <w:style w:type="paragraph" w:styleId="Sous-titre0">
    <w:name w:val="Subtitle"/>
    <w:basedOn w:val="Normal"/>
    <w:next w:val="Normal"/>
    <w:link w:val="Sous-titreCar0"/>
    <w:uiPriority w:val="11"/>
    <w:qFormat/>
    <w:rsid w:val="00F518D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0">
    <w:name w:val="Sous-titre Car"/>
    <w:basedOn w:val="Policepardfaut"/>
    <w:link w:val="Sous-titre0"/>
    <w:uiPriority w:val="11"/>
    <w:rsid w:val="00F518DA"/>
    <w:rPr>
      <w:rFonts w:asciiTheme="majorHAnsi" w:eastAsiaTheme="majorEastAsia" w:hAnsiTheme="majorHAnsi" w:cstheme="majorBidi"/>
      <w:i/>
      <w:iCs/>
      <w:color w:val="4F81BD" w:themeColor="accent1"/>
      <w:spacing w:val="15"/>
      <w:sz w:val="24"/>
      <w:szCs w:val="24"/>
    </w:rPr>
  </w:style>
  <w:style w:type="character" w:styleId="Accentuation">
    <w:name w:val="Emphasis"/>
    <w:basedOn w:val="Policepardfaut"/>
    <w:uiPriority w:val="20"/>
    <w:qFormat/>
    <w:rsid w:val="00F518DA"/>
    <w:rPr>
      <w:i/>
      <w:iCs/>
    </w:rPr>
  </w:style>
  <w:style w:type="paragraph" w:styleId="Sansinterligne">
    <w:name w:val="No Spacing"/>
    <w:link w:val="SansinterligneCar"/>
    <w:uiPriority w:val="1"/>
    <w:qFormat/>
    <w:rsid w:val="00F518DA"/>
    <w:pPr>
      <w:spacing w:after="0" w:line="240" w:lineRule="auto"/>
    </w:pPr>
  </w:style>
  <w:style w:type="paragraph" w:styleId="Citation">
    <w:name w:val="Quote"/>
    <w:basedOn w:val="Normal"/>
    <w:next w:val="Normal"/>
    <w:link w:val="CitationCar"/>
    <w:uiPriority w:val="29"/>
    <w:qFormat/>
    <w:rsid w:val="00F518DA"/>
    <w:rPr>
      <w:i/>
      <w:iCs/>
      <w:color w:val="000000" w:themeColor="text1"/>
    </w:rPr>
  </w:style>
  <w:style w:type="character" w:customStyle="1" w:styleId="CitationCar">
    <w:name w:val="Citation Car"/>
    <w:basedOn w:val="Policepardfaut"/>
    <w:link w:val="Citation"/>
    <w:uiPriority w:val="29"/>
    <w:rsid w:val="00F518DA"/>
    <w:rPr>
      <w:i/>
      <w:iCs/>
      <w:color w:val="000000" w:themeColor="text1"/>
    </w:rPr>
  </w:style>
  <w:style w:type="paragraph" w:styleId="Citationintense">
    <w:name w:val="Intense Quote"/>
    <w:basedOn w:val="Normal"/>
    <w:next w:val="Normal"/>
    <w:link w:val="CitationintenseCar"/>
    <w:uiPriority w:val="30"/>
    <w:qFormat/>
    <w:rsid w:val="00F518DA"/>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518DA"/>
    <w:rPr>
      <w:b/>
      <w:bCs/>
      <w:i/>
      <w:iCs/>
      <w:color w:val="4F81BD" w:themeColor="accent1"/>
    </w:rPr>
  </w:style>
  <w:style w:type="character" w:styleId="Emphaseple">
    <w:name w:val="Subtle Emphasis"/>
    <w:basedOn w:val="Policepardfaut"/>
    <w:uiPriority w:val="19"/>
    <w:qFormat/>
    <w:rsid w:val="00F518DA"/>
    <w:rPr>
      <w:i/>
      <w:iCs/>
      <w:color w:val="808080" w:themeColor="text1" w:themeTint="7F"/>
    </w:rPr>
  </w:style>
  <w:style w:type="character" w:styleId="Emphaseintense">
    <w:name w:val="Intense Emphasis"/>
    <w:basedOn w:val="Policepardfaut"/>
    <w:uiPriority w:val="21"/>
    <w:qFormat/>
    <w:rsid w:val="00F518DA"/>
    <w:rPr>
      <w:b/>
      <w:bCs/>
      <w:i/>
      <w:iCs/>
      <w:color w:val="4F81BD" w:themeColor="accent1"/>
    </w:rPr>
  </w:style>
  <w:style w:type="character" w:styleId="Rfrenceple">
    <w:name w:val="Subtle Reference"/>
    <w:basedOn w:val="Policepardfaut"/>
    <w:uiPriority w:val="31"/>
    <w:qFormat/>
    <w:rsid w:val="00F518DA"/>
    <w:rPr>
      <w:smallCaps/>
      <w:color w:val="C0504D" w:themeColor="accent2"/>
      <w:u w:val="single"/>
    </w:rPr>
  </w:style>
  <w:style w:type="character" w:styleId="Rfrenceintense">
    <w:name w:val="Intense Reference"/>
    <w:basedOn w:val="Policepardfaut"/>
    <w:uiPriority w:val="32"/>
    <w:qFormat/>
    <w:rsid w:val="00F518DA"/>
    <w:rPr>
      <w:b/>
      <w:bCs/>
      <w:smallCaps/>
      <w:color w:val="C0504D" w:themeColor="accent2"/>
      <w:spacing w:val="5"/>
      <w:u w:val="single"/>
    </w:rPr>
  </w:style>
  <w:style w:type="character" w:styleId="Titredulivre">
    <w:name w:val="Book Title"/>
    <w:basedOn w:val="Policepardfaut"/>
    <w:uiPriority w:val="33"/>
    <w:qFormat/>
    <w:rsid w:val="00F518DA"/>
    <w:rPr>
      <w:b/>
      <w:bCs/>
      <w:smallCaps/>
      <w:spacing w:val="5"/>
    </w:rPr>
  </w:style>
  <w:style w:type="character" w:customStyle="1" w:styleId="SansinterligneCar">
    <w:name w:val="Sans interligne Car"/>
    <w:basedOn w:val="Policepardfaut"/>
    <w:link w:val="Sansinterligne"/>
    <w:uiPriority w:val="1"/>
    <w:rsid w:val="00F518DA"/>
  </w:style>
  <w:style w:type="paragraph" w:customStyle="1" w:styleId="Heading">
    <w:name w:val="Heading"/>
    <w:basedOn w:val="Normal"/>
    <w:next w:val="Corpsdetexte"/>
    <w:rsid w:val="00BD76A7"/>
    <w:pPr>
      <w:keepNext/>
      <w:widowControl w:val="0"/>
      <w:autoSpaceDN w:val="0"/>
      <w:adjustRightInd w:val="0"/>
      <w:spacing w:before="240" w:after="120" w:line="240" w:lineRule="auto"/>
    </w:pPr>
    <w:rPr>
      <w:rFonts w:ascii="Arial" w:eastAsia="MS Mincho" w:hAnsi="Arial" w:cs="Times New Roman"/>
      <w:sz w:val="28"/>
      <w:szCs w:val="28"/>
    </w:rPr>
  </w:style>
  <w:style w:type="paragraph" w:styleId="Corpsdetexte">
    <w:name w:val="Body Text"/>
    <w:aliases w:val="Body Text1,normal"/>
    <w:basedOn w:val="Normal"/>
    <w:link w:val="CorpsdetexteCar"/>
    <w:semiHidden/>
    <w:rsid w:val="00BD76A7"/>
    <w:pPr>
      <w:widowControl w:val="0"/>
      <w:autoSpaceDN w:val="0"/>
      <w:adjustRightInd w:val="0"/>
      <w:spacing w:after="120" w:line="240" w:lineRule="auto"/>
    </w:pPr>
    <w:rPr>
      <w:rFonts w:ascii="Arial" w:eastAsia="Times New Roman" w:hAnsi="Arial" w:cs="Tahoma"/>
      <w:sz w:val="20"/>
      <w:szCs w:val="24"/>
    </w:rPr>
  </w:style>
  <w:style w:type="character" w:customStyle="1" w:styleId="CorpsdetexteCar">
    <w:name w:val="Corps de texte Car"/>
    <w:aliases w:val="Body Text1 Car1,normal Car"/>
    <w:basedOn w:val="Policepardfaut"/>
    <w:link w:val="Corpsdetexte"/>
    <w:semiHidden/>
    <w:rsid w:val="00BD76A7"/>
    <w:rPr>
      <w:rFonts w:ascii="Arial" w:eastAsia="Times New Roman" w:hAnsi="Arial" w:cs="Tahoma"/>
      <w:sz w:val="20"/>
      <w:szCs w:val="24"/>
    </w:rPr>
  </w:style>
  <w:style w:type="character" w:customStyle="1" w:styleId="Heading1Char">
    <w:name w:val="Heading 1 Char"/>
    <w:locked/>
    <w:rsid w:val="00BD76A7"/>
    <w:rPr>
      <w:rFonts w:ascii="Arial" w:eastAsia="MS Mincho" w:hAnsi="Arial"/>
      <w:b/>
      <w:bCs/>
      <w:sz w:val="33"/>
      <w:szCs w:val="32"/>
      <w:lang w:val="fr-FR" w:bidi="ar-SA"/>
    </w:rPr>
  </w:style>
  <w:style w:type="character" w:customStyle="1" w:styleId="Heading2Char">
    <w:name w:val="Heading 2 Char"/>
    <w:semiHidden/>
    <w:locked/>
    <w:rsid w:val="00BD76A7"/>
    <w:rPr>
      <w:rFonts w:ascii="Arial" w:eastAsia="MS Mincho" w:hAnsi="Arial"/>
      <w:b/>
      <w:bCs/>
      <w:i/>
      <w:iCs/>
      <w:sz w:val="30"/>
      <w:szCs w:val="28"/>
      <w:lang w:val="fr-FR" w:bidi="ar-SA"/>
    </w:rPr>
  </w:style>
  <w:style w:type="character" w:customStyle="1" w:styleId="Heading3Char">
    <w:name w:val="Heading 3 Char"/>
    <w:semiHidden/>
    <w:locked/>
    <w:rsid w:val="00BD76A7"/>
    <w:rPr>
      <w:rFonts w:ascii="Arial" w:eastAsia="MS Mincho" w:hAnsi="Arial"/>
      <w:b/>
      <w:bCs/>
      <w:sz w:val="28"/>
      <w:szCs w:val="28"/>
      <w:lang w:val="fr-FR" w:bidi="ar-SA"/>
    </w:rPr>
  </w:style>
  <w:style w:type="character" w:customStyle="1" w:styleId="Heading4Char">
    <w:name w:val="Heading 4 Char"/>
    <w:semiHidden/>
    <w:locked/>
    <w:rsid w:val="00BD76A7"/>
    <w:rPr>
      <w:rFonts w:ascii="Arial" w:hAnsi="Arial"/>
      <w:b/>
      <w:i/>
      <w:sz w:val="22"/>
      <w:lang w:val="fr-FR" w:eastAsia="fr-FR" w:bidi="ar-SA"/>
    </w:rPr>
  </w:style>
  <w:style w:type="character" w:customStyle="1" w:styleId="Heading5Char">
    <w:name w:val="Heading 5 Char"/>
    <w:semiHidden/>
    <w:locked/>
    <w:rsid w:val="00BD76A7"/>
    <w:rPr>
      <w:rFonts w:ascii="Helvetica" w:hAnsi="Helvetica" w:cs="Tahoma"/>
      <w:b/>
      <w:bCs/>
      <w:i/>
      <w:iCs/>
      <w:sz w:val="26"/>
      <w:szCs w:val="26"/>
      <w:lang w:val="fr-FR" w:bidi="ar-SA"/>
    </w:rPr>
  </w:style>
  <w:style w:type="character" w:customStyle="1" w:styleId="Heading6Char">
    <w:name w:val="Heading 6 Char"/>
    <w:semiHidden/>
    <w:locked/>
    <w:rsid w:val="00BD76A7"/>
    <w:rPr>
      <w:rFonts w:ascii="Arial" w:hAnsi="Arial"/>
      <w:i/>
      <w:sz w:val="22"/>
      <w:lang w:val="fr-FR" w:eastAsia="fr-FR" w:bidi="ar-SA"/>
    </w:rPr>
  </w:style>
  <w:style w:type="character" w:customStyle="1" w:styleId="Heading7Char">
    <w:name w:val="Heading 7 Char"/>
    <w:semiHidden/>
    <w:locked/>
    <w:rsid w:val="00BD76A7"/>
    <w:rPr>
      <w:rFonts w:ascii="Arial" w:hAnsi="Arial"/>
      <w:lang w:val="fr-FR" w:eastAsia="fr-FR" w:bidi="ar-SA"/>
    </w:rPr>
  </w:style>
  <w:style w:type="character" w:customStyle="1" w:styleId="Heading8Char">
    <w:name w:val="Heading 8 Char"/>
    <w:semiHidden/>
    <w:locked/>
    <w:rsid w:val="00BD76A7"/>
    <w:rPr>
      <w:i/>
      <w:iCs/>
      <w:sz w:val="24"/>
      <w:szCs w:val="24"/>
      <w:lang w:val="fr-FR" w:bidi="ar-SA"/>
    </w:rPr>
  </w:style>
  <w:style w:type="character" w:customStyle="1" w:styleId="Heading9Char">
    <w:name w:val="Heading 9 Char"/>
    <w:semiHidden/>
    <w:locked/>
    <w:rsid w:val="00BD76A7"/>
    <w:rPr>
      <w:rFonts w:ascii="Arial" w:hAnsi="Arial"/>
      <w:b/>
      <w:i/>
      <w:sz w:val="18"/>
      <w:lang w:val="fr-FR" w:eastAsia="fr-FR" w:bidi="ar-SA"/>
    </w:rPr>
  </w:style>
  <w:style w:type="paragraph" w:styleId="Liste">
    <w:name w:val="List"/>
    <w:basedOn w:val="Corpsdetexte"/>
    <w:semiHidden/>
    <w:rsid w:val="00BD76A7"/>
    <w:rPr>
      <w:rFonts w:ascii="Arial Narrow" w:hAnsi="Arial Narrow"/>
    </w:rPr>
  </w:style>
  <w:style w:type="paragraph" w:customStyle="1" w:styleId="Index">
    <w:name w:val="Index"/>
    <w:basedOn w:val="Normal"/>
    <w:rsid w:val="00BD76A7"/>
    <w:pPr>
      <w:widowControl w:val="0"/>
      <w:autoSpaceDN w:val="0"/>
      <w:adjustRightInd w:val="0"/>
      <w:spacing w:after="0" w:line="240" w:lineRule="auto"/>
    </w:pPr>
    <w:rPr>
      <w:rFonts w:ascii="Tahoma" w:eastAsia="Times New Roman" w:hAnsi="Tahoma" w:cs="Tahoma"/>
      <w:sz w:val="20"/>
      <w:szCs w:val="24"/>
    </w:rPr>
  </w:style>
  <w:style w:type="character" w:customStyle="1" w:styleId="BulletSymbols">
    <w:name w:val="Bullet Symbols"/>
    <w:rsid w:val="00BD76A7"/>
    <w:rPr>
      <w:rFonts w:ascii="StarSymbol" w:hAnsi="StarSymbol" w:cs="StarSymbol"/>
      <w:sz w:val="18"/>
      <w:szCs w:val="18"/>
    </w:rPr>
  </w:style>
  <w:style w:type="character" w:customStyle="1" w:styleId="Internetlink">
    <w:name w:val="Internet link"/>
    <w:rsid w:val="00BD76A7"/>
    <w:rPr>
      <w:rFonts w:cs="Tahoma"/>
      <w:color w:val="000080"/>
      <w:u w:val="single"/>
    </w:rPr>
  </w:style>
  <w:style w:type="paragraph" w:styleId="Corpsdetexte2">
    <w:name w:val="Body Text 2"/>
    <w:basedOn w:val="Normal"/>
    <w:link w:val="Corpsdetexte2Car"/>
    <w:semiHidden/>
    <w:rsid w:val="00BD76A7"/>
    <w:pPr>
      <w:widowControl w:val="0"/>
      <w:autoSpaceDN w:val="0"/>
      <w:adjustRightInd w:val="0"/>
      <w:spacing w:after="120" w:line="480" w:lineRule="auto"/>
    </w:pPr>
    <w:rPr>
      <w:rFonts w:ascii="Arial" w:eastAsia="Times New Roman" w:hAnsi="Arial" w:cs="Tahoma"/>
      <w:sz w:val="20"/>
      <w:szCs w:val="24"/>
    </w:rPr>
  </w:style>
  <w:style w:type="character" w:customStyle="1" w:styleId="Corpsdetexte2Car">
    <w:name w:val="Corps de texte 2 Car"/>
    <w:basedOn w:val="Policepardfaut"/>
    <w:link w:val="Corpsdetexte2"/>
    <w:semiHidden/>
    <w:rsid w:val="00BD76A7"/>
    <w:rPr>
      <w:rFonts w:ascii="Arial" w:eastAsia="Times New Roman" w:hAnsi="Arial" w:cs="Tahoma"/>
      <w:sz w:val="20"/>
      <w:szCs w:val="24"/>
    </w:rPr>
  </w:style>
  <w:style w:type="character" w:customStyle="1" w:styleId="FooterChar">
    <w:name w:val="Footer Char"/>
    <w:semiHidden/>
    <w:locked/>
    <w:rsid w:val="00BD76A7"/>
    <w:rPr>
      <w:rFonts w:ascii="Helvetica" w:hAnsi="Helvetica" w:cs="Tahoma"/>
      <w:sz w:val="24"/>
      <w:szCs w:val="24"/>
      <w:lang w:val="fr-FR" w:bidi="ar-SA"/>
    </w:rPr>
  </w:style>
  <w:style w:type="paragraph" w:customStyle="1" w:styleId="puceronde">
    <w:name w:val="puce ronde"/>
    <w:basedOn w:val="Normal"/>
    <w:rsid w:val="00BD76A7"/>
    <w:pPr>
      <w:tabs>
        <w:tab w:val="num" w:pos="1440"/>
      </w:tabs>
      <w:spacing w:after="0" w:line="240" w:lineRule="auto"/>
      <w:ind w:left="1440" w:hanging="360"/>
    </w:pPr>
    <w:rPr>
      <w:rFonts w:ascii="Arial" w:eastAsia="Times New Roman" w:hAnsi="Arial" w:cs="Arial"/>
      <w:b/>
      <w:bCs/>
      <w:sz w:val="20"/>
      <w:szCs w:val="24"/>
      <w:lang w:eastAsia="es-ES"/>
    </w:rPr>
  </w:style>
  <w:style w:type="character" w:customStyle="1" w:styleId="spannowrap1">
    <w:name w:val="spannowrap1"/>
    <w:basedOn w:val="Policepardfaut"/>
    <w:rsid w:val="00BD76A7"/>
  </w:style>
  <w:style w:type="paragraph" w:customStyle="1" w:styleId="BodyText21">
    <w:name w:val="Body Text 21"/>
    <w:basedOn w:val="Normal"/>
    <w:rsid w:val="00BD76A7"/>
    <w:pPr>
      <w:widowControl w:val="0"/>
      <w:spacing w:after="0" w:line="240" w:lineRule="auto"/>
    </w:pPr>
    <w:rPr>
      <w:rFonts w:ascii="Arial" w:eastAsia="Times New Roman" w:hAnsi="Arial" w:cs="Times New Roman"/>
      <w:b/>
      <w:szCs w:val="20"/>
      <w:lang w:eastAsia="fr-FR"/>
    </w:rPr>
  </w:style>
  <w:style w:type="paragraph" w:customStyle="1" w:styleId="NormalJustifi">
    <w:name w:val="Normal + Justifié"/>
    <w:basedOn w:val="Normal"/>
    <w:rsid w:val="00BD76A7"/>
    <w:pPr>
      <w:numPr>
        <w:numId w:val="11"/>
      </w:numPr>
      <w:spacing w:after="0" w:line="240" w:lineRule="auto"/>
    </w:pPr>
    <w:rPr>
      <w:rFonts w:ascii="Times New Roman" w:eastAsia="Times New Roman" w:hAnsi="Times New Roman" w:cs="Times New Roman"/>
      <w:sz w:val="20"/>
      <w:szCs w:val="24"/>
      <w:lang w:eastAsia="fr-FR"/>
    </w:rPr>
  </w:style>
  <w:style w:type="character" w:customStyle="1" w:styleId="HeaderChar">
    <w:name w:val="Header Char"/>
    <w:semiHidden/>
    <w:locked/>
    <w:rsid w:val="00BD76A7"/>
    <w:rPr>
      <w:rFonts w:ascii="Arial Narrow" w:hAnsi="Arial Narrow"/>
      <w:sz w:val="24"/>
      <w:szCs w:val="24"/>
      <w:lang w:val="fr-FR" w:eastAsia="fr-FR" w:bidi="ar-SA"/>
    </w:rPr>
  </w:style>
  <w:style w:type="paragraph" w:customStyle="1" w:styleId="retrait1">
    <w:name w:val="retrait 1"/>
    <w:rsid w:val="00BD76A7"/>
    <w:pPr>
      <w:tabs>
        <w:tab w:val="num" w:pos="720"/>
      </w:tabs>
      <w:spacing w:before="120" w:after="0" w:line="240" w:lineRule="auto"/>
      <w:ind w:left="720" w:hanging="360"/>
      <w:jc w:val="both"/>
    </w:pPr>
    <w:rPr>
      <w:rFonts w:ascii="Arial" w:eastAsia="Times New Roman" w:hAnsi="Arial" w:cs="Arial"/>
      <w:noProof/>
      <w:lang w:eastAsia="fr-FR"/>
    </w:rPr>
  </w:style>
  <w:style w:type="paragraph" w:styleId="Corpsdetexte3">
    <w:name w:val="Body Text 3"/>
    <w:basedOn w:val="Normal"/>
    <w:link w:val="Corpsdetexte3Car"/>
    <w:semiHidden/>
    <w:rsid w:val="00BD76A7"/>
    <w:pPr>
      <w:spacing w:after="120" w:line="240" w:lineRule="auto"/>
    </w:pPr>
    <w:rPr>
      <w:rFonts w:ascii="Arial" w:eastAsia="Times New Roman" w:hAnsi="Arial" w:cs="Times New Roman"/>
      <w:sz w:val="16"/>
      <w:szCs w:val="16"/>
      <w:lang w:eastAsia="fr-FR"/>
    </w:rPr>
  </w:style>
  <w:style w:type="character" w:customStyle="1" w:styleId="Corpsdetexte3Car">
    <w:name w:val="Corps de texte 3 Car"/>
    <w:basedOn w:val="Policepardfaut"/>
    <w:link w:val="Corpsdetexte3"/>
    <w:semiHidden/>
    <w:rsid w:val="00BD76A7"/>
    <w:rPr>
      <w:rFonts w:ascii="Arial" w:eastAsia="Times New Roman" w:hAnsi="Arial" w:cs="Times New Roman"/>
      <w:sz w:val="16"/>
      <w:szCs w:val="16"/>
      <w:lang w:eastAsia="fr-FR"/>
    </w:rPr>
  </w:style>
  <w:style w:type="paragraph" w:styleId="Retraitcorpsdetexte">
    <w:name w:val="Body Text Indent"/>
    <w:basedOn w:val="Normal"/>
    <w:link w:val="RetraitcorpsdetexteCar"/>
    <w:semiHidden/>
    <w:rsid w:val="00BD76A7"/>
    <w:pPr>
      <w:spacing w:after="120" w:line="240" w:lineRule="auto"/>
      <w:ind w:left="283"/>
    </w:pPr>
    <w:rPr>
      <w:rFonts w:ascii="Arial" w:eastAsia="Times New Roman" w:hAnsi="Arial" w:cs="Times New Roman"/>
      <w:szCs w:val="20"/>
      <w:lang w:eastAsia="fr-FR"/>
    </w:rPr>
  </w:style>
  <w:style w:type="character" w:customStyle="1" w:styleId="RetraitcorpsdetexteCar">
    <w:name w:val="Retrait corps de texte Car"/>
    <w:basedOn w:val="Policepardfaut"/>
    <w:link w:val="Retraitcorpsdetexte"/>
    <w:semiHidden/>
    <w:rsid w:val="00BD76A7"/>
    <w:rPr>
      <w:rFonts w:ascii="Arial" w:eastAsia="Times New Roman" w:hAnsi="Arial" w:cs="Times New Roman"/>
      <w:szCs w:val="20"/>
      <w:lang w:eastAsia="fr-FR"/>
    </w:rPr>
  </w:style>
  <w:style w:type="paragraph" w:styleId="Retraitcorpsdetexte2">
    <w:name w:val="Body Text Indent 2"/>
    <w:basedOn w:val="Normal"/>
    <w:link w:val="Retraitcorpsdetexte2Car"/>
    <w:semiHidden/>
    <w:rsid w:val="00BD76A7"/>
    <w:pPr>
      <w:spacing w:after="120" w:line="480" w:lineRule="auto"/>
      <w:ind w:left="283"/>
    </w:pPr>
    <w:rPr>
      <w:rFonts w:ascii="Arial" w:eastAsia="Times New Roman" w:hAnsi="Arial" w:cs="Times New Roman"/>
      <w:szCs w:val="20"/>
      <w:lang w:eastAsia="fr-FR"/>
    </w:rPr>
  </w:style>
  <w:style w:type="character" w:customStyle="1" w:styleId="Retraitcorpsdetexte2Car">
    <w:name w:val="Retrait corps de texte 2 Car"/>
    <w:basedOn w:val="Policepardfaut"/>
    <w:link w:val="Retraitcorpsdetexte2"/>
    <w:semiHidden/>
    <w:rsid w:val="00BD76A7"/>
    <w:rPr>
      <w:rFonts w:ascii="Arial" w:eastAsia="Times New Roman" w:hAnsi="Arial" w:cs="Times New Roman"/>
      <w:szCs w:val="20"/>
      <w:lang w:eastAsia="fr-FR"/>
    </w:rPr>
  </w:style>
  <w:style w:type="paragraph" w:customStyle="1" w:styleId="Corpsdetexte21">
    <w:name w:val="Corps de texte 21"/>
    <w:basedOn w:val="Normal"/>
    <w:rsid w:val="00BD76A7"/>
    <w:pPr>
      <w:widowControl w:val="0"/>
      <w:suppressAutoHyphens/>
      <w:spacing w:after="0" w:line="240" w:lineRule="auto"/>
    </w:pPr>
    <w:rPr>
      <w:rFonts w:ascii="Times New Roman" w:eastAsia="Lucida Sans Unicode" w:hAnsi="Times New Roman" w:cs="Times New Roman"/>
      <w:sz w:val="20"/>
    </w:rPr>
  </w:style>
  <w:style w:type="character" w:customStyle="1" w:styleId="CommentTextChar">
    <w:name w:val="Comment Text Char"/>
    <w:semiHidden/>
    <w:locked/>
    <w:rsid w:val="00BD76A7"/>
    <w:rPr>
      <w:rFonts w:ascii="Helvetica" w:hAnsi="Helvetica" w:cs="Tahoma"/>
      <w:lang w:val="fr-FR" w:bidi="ar-SA"/>
    </w:rPr>
  </w:style>
  <w:style w:type="paragraph" w:customStyle="1" w:styleId="TableContents">
    <w:name w:val="Table Contents"/>
    <w:rsid w:val="00BD76A7"/>
    <w:pPr>
      <w:widowControl w:val="0"/>
      <w:autoSpaceDE w:val="0"/>
      <w:autoSpaceDN w:val="0"/>
      <w:adjustRightInd w:val="0"/>
      <w:spacing w:after="0" w:line="240" w:lineRule="auto"/>
    </w:pPr>
    <w:rPr>
      <w:rFonts w:ascii="Century Gothic" w:eastAsia="Times New Roman" w:hAnsi="Century Gothic" w:cs="Times New Roman"/>
      <w:sz w:val="20"/>
      <w:szCs w:val="24"/>
      <w:lang w:val="en-US"/>
    </w:rPr>
  </w:style>
  <w:style w:type="paragraph" w:customStyle="1" w:styleId="TableHeading">
    <w:name w:val="Table Heading"/>
    <w:basedOn w:val="TableContents"/>
    <w:rsid w:val="00BD76A7"/>
    <w:rPr>
      <w:b/>
      <w:bCs/>
    </w:rPr>
  </w:style>
  <w:style w:type="paragraph" w:styleId="Retraitnormal">
    <w:name w:val="Normal Indent"/>
    <w:basedOn w:val="Corpsdetexte"/>
    <w:semiHidden/>
    <w:rsid w:val="00BD76A7"/>
    <w:rPr>
      <w:rFonts w:ascii="Century Gothic" w:hAnsi="Century Gothic" w:cs="Times New Roman"/>
    </w:rPr>
  </w:style>
  <w:style w:type="character" w:customStyle="1" w:styleId="WW8Num2z1">
    <w:name w:val="WW8Num2z1"/>
    <w:rsid w:val="00BD76A7"/>
    <w:rPr>
      <w:rFonts w:ascii="Courier New" w:hAnsi="Courier New"/>
    </w:rPr>
  </w:style>
  <w:style w:type="paragraph" w:styleId="Retraitcorpsdetexte3">
    <w:name w:val="Body Text Indent 3"/>
    <w:basedOn w:val="Normal"/>
    <w:link w:val="Retraitcorpsdetexte3Car"/>
    <w:semiHidden/>
    <w:rsid w:val="00BD76A7"/>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BD76A7"/>
    <w:rPr>
      <w:rFonts w:ascii="Times New Roman" w:eastAsia="Times New Roman" w:hAnsi="Times New Roman" w:cs="Times New Roman"/>
      <w:sz w:val="16"/>
      <w:szCs w:val="16"/>
      <w:lang w:eastAsia="fr-FR"/>
    </w:rPr>
  </w:style>
  <w:style w:type="paragraph" w:customStyle="1" w:styleId="normalsansretrait">
    <w:name w:val="normal sans retrait"/>
    <w:basedOn w:val="Normal"/>
    <w:rsid w:val="00BD76A7"/>
    <w:pPr>
      <w:spacing w:after="60" w:line="240" w:lineRule="auto"/>
    </w:pPr>
    <w:rPr>
      <w:rFonts w:ascii="Arial" w:eastAsia="Times New Roman" w:hAnsi="Arial" w:cs="Times New Roman"/>
      <w:szCs w:val="20"/>
      <w:lang w:eastAsia="fr-FR"/>
    </w:rPr>
  </w:style>
  <w:style w:type="character" w:customStyle="1" w:styleId="WW8Num29z0">
    <w:name w:val="WW8Num29z0"/>
    <w:rsid w:val="00BD76A7"/>
    <w:rPr>
      <w:rFonts w:ascii="Symbol" w:hAnsi="Symbol" w:cs="Tahoma"/>
      <w:sz w:val="20"/>
      <w:lang w:eastAsia="en-US"/>
    </w:rPr>
  </w:style>
  <w:style w:type="paragraph" w:styleId="Listenumros2">
    <w:name w:val="List Number 2"/>
    <w:basedOn w:val="Normal"/>
    <w:semiHidden/>
    <w:rsid w:val="00BD76A7"/>
    <w:pPr>
      <w:widowControl w:val="0"/>
      <w:tabs>
        <w:tab w:val="num" w:pos="720"/>
      </w:tabs>
      <w:autoSpaceDN w:val="0"/>
      <w:adjustRightInd w:val="0"/>
      <w:spacing w:after="0" w:line="240" w:lineRule="auto"/>
      <w:ind w:left="720" w:hanging="360"/>
    </w:pPr>
    <w:rPr>
      <w:rFonts w:ascii="Times New Roman" w:eastAsia="Times New Roman" w:hAnsi="Times New Roman" w:cs="Times New Roman"/>
      <w:sz w:val="20"/>
      <w:szCs w:val="24"/>
    </w:rPr>
  </w:style>
  <w:style w:type="paragraph" w:styleId="Listepuces">
    <w:name w:val="List Bullet"/>
    <w:basedOn w:val="Normal"/>
    <w:semiHidden/>
    <w:rsid w:val="00BD76A7"/>
    <w:pPr>
      <w:tabs>
        <w:tab w:val="num" w:pos="284"/>
      </w:tabs>
      <w:spacing w:after="120" w:line="240" w:lineRule="auto"/>
      <w:ind w:left="284" w:hanging="171"/>
    </w:pPr>
    <w:rPr>
      <w:rFonts w:ascii="Century Gothic" w:eastAsia="Times" w:hAnsi="Century Gothic" w:cs="Times New Roman"/>
      <w:sz w:val="20"/>
      <w:szCs w:val="20"/>
    </w:rPr>
  </w:style>
  <w:style w:type="paragraph" w:customStyle="1" w:styleId="Corpsdetexte31">
    <w:name w:val="Corps de texte 31"/>
    <w:basedOn w:val="Normal"/>
    <w:rsid w:val="00BD76A7"/>
    <w:pPr>
      <w:widowControl w:val="0"/>
      <w:suppressAutoHyphens/>
      <w:spacing w:after="0" w:line="240" w:lineRule="auto"/>
    </w:pPr>
    <w:rPr>
      <w:rFonts w:ascii="Arial" w:eastAsia="Times New Roman" w:hAnsi="Arial" w:cs="Arial"/>
      <w:sz w:val="18"/>
      <w:szCs w:val="24"/>
      <w:lang w:eastAsia="ar-SA"/>
    </w:rPr>
  </w:style>
  <w:style w:type="paragraph" w:customStyle="1" w:styleId="Titre1LTGliederung1">
    <w:name w:val="Titre1~LT~Gliederung 1"/>
    <w:rsid w:val="00BD76A7"/>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autoSpaceDE w:val="0"/>
      <w:autoSpaceDN w:val="0"/>
      <w:adjustRightInd w:val="0"/>
      <w:spacing w:before="120" w:after="0" w:line="240" w:lineRule="auto"/>
      <w:ind w:left="540" w:hanging="540"/>
    </w:pPr>
    <w:rPr>
      <w:rFonts w:ascii="MS Gothic" w:eastAsia="Times New Roman" w:hAnsi="MS Gothic" w:cs="MS Gothic"/>
      <w:b/>
      <w:bCs/>
      <w:color w:val="000000"/>
      <w:kern w:val="1"/>
      <w:sz w:val="48"/>
      <w:szCs w:val="48"/>
      <w:lang w:eastAsia="fr-FR" w:bidi="fr-FR"/>
    </w:rPr>
  </w:style>
  <w:style w:type="paragraph" w:customStyle="1" w:styleId="xl60">
    <w:name w:val="xl60"/>
    <w:basedOn w:val="Normal"/>
    <w:rsid w:val="00BD76A7"/>
    <w:pPr>
      <w:spacing w:before="100" w:beforeAutospacing="1" w:after="100" w:afterAutospacing="1" w:line="240" w:lineRule="auto"/>
    </w:pPr>
    <w:rPr>
      <w:rFonts w:ascii="Arial" w:eastAsia="Arial Unicode MS" w:hAnsi="Arial" w:cs="Arial"/>
      <w:i/>
      <w:iCs/>
      <w:sz w:val="16"/>
      <w:szCs w:val="16"/>
      <w:lang w:eastAsia="fr-FR"/>
    </w:rPr>
  </w:style>
  <w:style w:type="paragraph" w:customStyle="1" w:styleId="T0">
    <w:name w:val="T0"/>
    <w:basedOn w:val="Normal"/>
    <w:rsid w:val="00BD76A7"/>
    <w:pPr>
      <w:spacing w:after="0" w:line="240" w:lineRule="auto"/>
    </w:pPr>
    <w:rPr>
      <w:rFonts w:ascii="Times New Roman" w:eastAsia="Times New Roman" w:hAnsi="Times New Roman" w:cs="Times New Roman"/>
      <w:b/>
      <w:sz w:val="28"/>
      <w:szCs w:val="24"/>
      <w:lang w:eastAsia="fr-FR"/>
    </w:rPr>
  </w:style>
  <w:style w:type="character" w:customStyle="1" w:styleId="DEL">
    <w:name w:val="DEL"/>
    <w:rsid w:val="00BD76A7"/>
  </w:style>
  <w:style w:type="paragraph" w:styleId="Normalcentr">
    <w:name w:val="Block Text"/>
    <w:basedOn w:val="Normal"/>
    <w:semiHidden/>
    <w:rsid w:val="00BD76A7"/>
    <w:pPr>
      <w:widowControl w:val="0"/>
      <w:autoSpaceDN w:val="0"/>
      <w:adjustRightInd w:val="0"/>
      <w:spacing w:after="0" w:line="240" w:lineRule="auto"/>
      <w:ind w:left="-426" w:right="-854"/>
    </w:pPr>
    <w:rPr>
      <w:rFonts w:ascii="Arial" w:eastAsia="Times New Roman" w:hAnsi="Arial" w:cs="Arial"/>
      <w:sz w:val="20"/>
      <w:szCs w:val="20"/>
    </w:rPr>
  </w:style>
  <w:style w:type="paragraph" w:customStyle="1" w:styleId="essai">
    <w:name w:val="essai"/>
    <w:basedOn w:val="Normal"/>
    <w:rsid w:val="00BD76A7"/>
    <w:pPr>
      <w:spacing w:after="0" w:line="260" w:lineRule="atLeast"/>
    </w:pPr>
    <w:rPr>
      <w:rFonts w:ascii="Times" w:eastAsia="Times New Roman" w:hAnsi="Times" w:cs="Times New Roman"/>
      <w:sz w:val="20"/>
      <w:szCs w:val="20"/>
      <w:lang w:eastAsia="fr-FR"/>
    </w:rPr>
  </w:style>
  <w:style w:type="paragraph" w:styleId="Listepuces2">
    <w:name w:val="List Bullet 2"/>
    <w:basedOn w:val="Normal"/>
    <w:autoRedefine/>
    <w:semiHidden/>
    <w:rsid w:val="00BD76A7"/>
    <w:pPr>
      <w:widowControl w:val="0"/>
      <w:tabs>
        <w:tab w:val="num" w:pos="360"/>
      </w:tabs>
      <w:autoSpaceDN w:val="0"/>
      <w:adjustRightInd w:val="0"/>
      <w:spacing w:after="0" w:line="240" w:lineRule="auto"/>
      <w:ind w:left="360" w:hanging="360"/>
    </w:pPr>
    <w:rPr>
      <w:rFonts w:ascii="Times New Roman" w:eastAsia="Times New Roman" w:hAnsi="Times New Roman" w:cs="Times New Roman"/>
      <w:sz w:val="20"/>
      <w:szCs w:val="24"/>
    </w:rPr>
  </w:style>
  <w:style w:type="paragraph" w:customStyle="1" w:styleId="T1annexe">
    <w:name w:val="T1annexe"/>
    <w:basedOn w:val="Normal"/>
    <w:rsid w:val="00BD76A7"/>
    <w:pPr>
      <w:numPr>
        <w:ilvl w:val="1"/>
        <w:numId w:val="12"/>
      </w:numPr>
      <w:pBdr>
        <w:bottom w:val="single" w:sz="4" w:space="1" w:color="auto"/>
      </w:pBdr>
      <w:tabs>
        <w:tab w:val="clear" w:pos="1440"/>
        <w:tab w:val="num" w:pos="567"/>
      </w:tabs>
      <w:spacing w:after="0" w:line="240" w:lineRule="auto"/>
      <w:ind w:left="567" w:hanging="567"/>
    </w:pPr>
    <w:rPr>
      <w:rFonts w:ascii="Arial" w:eastAsia="Times New Roman" w:hAnsi="Arial" w:cs="Arial"/>
      <w:b/>
      <w:szCs w:val="24"/>
      <w:lang w:eastAsia="fr-FR"/>
    </w:rPr>
  </w:style>
  <w:style w:type="paragraph" w:customStyle="1" w:styleId="Titre1annexe">
    <w:name w:val="Titre1annexe"/>
    <w:basedOn w:val="Corpsdetexte3"/>
    <w:rsid w:val="00BD76A7"/>
    <w:pPr>
      <w:tabs>
        <w:tab w:val="num" w:pos="360"/>
        <w:tab w:val="left" w:pos="425"/>
      </w:tabs>
      <w:spacing w:before="240"/>
      <w:ind w:left="360" w:hanging="360"/>
      <w:jc w:val="left"/>
    </w:pPr>
    <w:rPr>
      <w:rFonts w:cs="Arial"/>
      <w:b/>
      <w:bCs/>
      <w:sz w:val="20"/>
      <w:szCs w:val="24"/>
    </w:rPr>
  </w:style>
  <w:style w:type="paragraph" w:customStyle="1" w:styleId="Titre1annexe0">
    <w:name w:val="Titre 1 annexe"/>
    <w:basedOn w:val="Normal"/>
    <w:rsid w:val="00BD76A7"/>
    <w:pPr>
      <w:tabs>
        <w:tab w:val="num" w:pos="567"/>
      </w:tabs>
      <w:spacing w:after="0" w:line="240" w:lineRule="auto"/>
      <w:ind w:left="567" w:hanging="567"/>
    </w:pPr>
    <w:rPr>
      <w:rFonts w:ascii="Arial" w:eastAsia="Times New Roman" w:hAnsi="Arial" w:cs="Arial"/>
      <w:b/>
      <w:bCs/>
      <w:sz w:val="28"/>
      <w:szCs w:val="24"/>
      <w:lang w:eastAsia="fr-FR"/>
    </w:rPr>
  </w:style>
  <w:style w:type="paragraph" w:customStyle="1" w:styleId="GIDNormal">
    <w:name w:val="GIDNormal"/>
    <w:basedOn w:val="Normal"/>
    <w:rsid w:val="00BD76A7"/>
    <w:pPr>
      <w:widowControl w:val="0"/>
      <w:overflowPunct w:val="0"/>
      <w:autoSpaceDE w:val="0"/>
      <w:autoSpaceDN w:val="0"/>
      <w:adjustRightInd w:val="0"/>
      <w:spacing w:after="0" w:line="300" w:lineRule="exact"/>
      <w:textAlignment w:val="baseline"/>
    </w:pPr>
    <w:rPr>
      <w:rFonts w:ascii="Arial" w:eastAsia="Times New Roman" w:hAnsi="Arial" w:cs="Times New Roman"/>
      <w:szCs w:val="20"/>
      <w:lang w:eastAsia="fr-FR"/>
    </w:rPr>
  </w:style>
  <w:style w:type="paragraph" w:customStyle="1" w:styleId="Table">
    <w:name w:val="Table"/>
    <w:basedOn w:val="Lgende"/>
    <w:rsid w:val="00BD76A7"/>
    <w:pPr>
      <w:widowControl w:val="0"/>
      <w:autoSpaceDE w:val="0"/>
      <w:autoSpaceDN w:val="0"/>
      <w:adjustRightInd w:val="0"/>
      <w:spacing w:after="0"/>
      <w:jc w:val="both"/>
    </w:pPr>
    <w:rPr>
      <w:rFonts w:ascii="Arial" w:eastAsia="Times New Roman" w:hAnsi="Arial" w:cs="Tahoma"/>
      <w:b w:val="0"/>
      <w:bCs w:val="0"/>
      <w:iCs/>
      <w:color w:val="auto"/>
      <w:sz w:val="20"/>
      <w:szCs w:val="20"/>
      <w:lang w:val="en-US"/>
    </w:rPr>
  </w:style>
  <w:style w:type="paragraph" w:customStyle="1" w:styleId="HorizontalLine">
    <w:name w:val="Horizontal Line"/>
    <w:basedOn w:val="Normal"/>
    <w:next w:val="Corpsdetexte"/>
    <w:rsid w:val="00BD76A7"/>
    <w:pPr>
      <w:widowControl w:val="0"/>
      <w:pBdr>
        <w:bottom w:val="double" w:sz="6" w:space="0" w:color="808080"/>
      </w:pBdr>
      <w:autoSpaceDN w:val="0"/>
      <w:adjustRightInd w:val="0"/>
      <w:spacing w:after="283" w:line="240" w:lineRule="auto"/>
    </w:pPr>
    <w:rPr>
      <w:rFonts w:ascii="Times New Roman" w:eastAsia="Times New Roman" w:hAnsi="Times New Roman" w:cs="Times New Roman"/>
      <w:sz w:val="12"/>
      <w:szCs w:val="12"/>
    </w:rPr>
  </w:style>
  <w:style w:type="character" w:customStyle="1" w:styleId="WW8Num27z2">
    <w:name w:val="WW8Num27z2"/>
    <w:rsid w:val="00BD76A7"/>
    <w:rPr>
      <w:rFonts w:ascii="Wingdings" w:hAnsi="Wingdings" w:cs="Tahoma"/>
      <w:lang w:eastAsia="en-US"/>
    </w:rPr>
  </w:style>
  <w:style w:type="character" w:customStyle="1" w:styleId="WW8Num29z2">
    <w:name w:val="WW8Num29z2"/>
    <w:rsid w:val="00BD76A7"/>
    <w:rPr>
      <w:rFonts w:ascii="Wingdings" w:hAnsi="Wingdings" w:cs="Tahoma"/>
      <w:sz w:val="20"/>
      <w:lang w:eastAsia="en-US"/>
    </w:rPr>
  </w:style>
  <w:style w:type="paragraph" w:customStyle="1" w:styleId="StyleTitre1Gauche063cm">
    <w:name w:val="Style Titre 1 + Gauche :  0.63 cm"/>
    <w:basedOn w:val="Titre1"/>
    <w:rsid w:val="00BD76A7"/>
    <w:pPr>
      <w:keepLines w:val="0"/>
      <w:numPr>
        <w:numId w:val="0"/>
      </w:numPr>
      <w:tabs>
        <w:tab w:val="num" w:pos="720"/>
      </w:tabs>
      <w:spacing w:before="240" w:after="60" w:line="240" w:lineRule="auto"/>
      <w:ind w:left="720" w:hanging="360"/>
    </w:pPr>
    <w:rPr>
      <w:rFonts w:ascii="Arial" w:eastAsia="Times New Roman" w:hAnsi="Arial" w:cs="Arial"/>
      <w:caps/>
      <w:color w:val="007377"/>
      <w:kern w:val="32"/>
      <w:sz w:val="32"/>
      <w:szCs w:val="20"/>
      <w:lang w:eastAsia="fr-FR"/>
    </w:rPr>
  </w:style>
  <w:style w:type="paragraph" w:styleId="Explorateurdedocuments">
    <w:name w:val="Document Map"/>
    <w:basedOn w:val="Normal"/>
    <w:link w:val="ExplorateurdedocumentsCar"/>
    <w:semiHidden/>
    <w:rsid w:val="00BD76A7"/>
    <w:pPr>
      <w:shd w:val="clear" w:color="auto" w:fill="000080"/>
      <w:spacing w:after="0" w:line="240" w:lineRule="auto"/>
    </w:pPr>
    <w:rPr>
      <w:rFonts w:ascii="Tahoma" w:eastAsia="Times New Roman" w:hAnsi="Tahoma" w:cs="Tahoma"/>
      <w:sz w:val="20"/>
      <w:szCs w:val="20"/>
      <w:lang w:eastAsia="fr-FR"/>
    </w:rPr>
  </w:style>
  <w:style w:type="character" w:customStyle="1" w:styleId="ExplorateurdedocumentsCar">
    <w:name w:val="Explorateur de documents Car"/>
    <w:basedOn w:val="Policepardfaut"/>
    <w:link w:val="Explorateurdedocuments"/>
    <w:semiHidden/>
    <w:rsid w:val="00BD76A7"/>
    <w:rPr>
      <w:rFonts w:ascii="Tahoma" w:eastAsia="Times New Roman" w:hAnsi="Tahoma" w:cs="Tahoma"/>
      <w:sz w:val="20"/>
      <w:szCs w:val="20"/>
      <w:shd w:val="clear" w:color="auto" w:fill="000080"/>
      <w:lang w:eastAsia="fr-FR"/>
    </w:rPr>
  </w:style>
  <w:style w:type="paragraph" w:styleId="TM5">
    <w:name w:val="toc 5"/>
    <w:basedOn w:val="Normal"/>
    <w:next w:val="Normal"/>
    <w:autoRedefine/>
    <w:uiPriority w:val="39"/>
    <w:rsid w:val="00BD76A7"/>
    <w:pPr>
      <w:spacing w:after="0" w:line="240" w:lineRule="auto"/>
      <w:ind w:left="960"/>
    </w:pPr>
    <w:rPr>
      <w:rFonts w:ascii="Times New Roman" w:eastAsia="Times New Roman" w:hAnsi="Times New Roman" w:cs="Times New Roman"/>
      <w:sz w:val="20"/>
      <w:szCs w:val="20"/>
      <w:lang w:eastAsia="fr-FR"/>
    </w:rPr>
  </w:style>
  <w:style w:type="paragraph" w:styleId="TM6">
    <w:name w:val="toc 6"/>
    <w:basedOn w:val="Normal"/>
    <w:next w:val="Normal"/>
    <w:autoRedefine/>
    <w:uiPriority w:val="39"/>
    <w:rsid w:val="00BD76A7"/>
    <w:pPr>
      <w:spacing w:after="0" w:line="240" w:lineRule="auto"/>
      <w:ind w:left="1200"/>
    </w:pPr>
    <w:rPr>
      <w:rFonts w:ascii="Times New Roman" w:eastAsia="Times New Roman" w:hAnsi="Times New Roman" w:cs="Times New Roman"/>
      <w:sz w:val="20"/>
      <w:szCs w:val="20"/>
      <w:lang w:eastAsia="fr-FR"/>
    </w:rPr>
  </w:style>
  <w:style w:type="paragraph" w:styleId="TM7">
    <w:name w:val="toc 7"/>
    <w:basedOn w:val="Normal"/>
    <w:next w:val="Normal"/>
    <w:autoRedefine/>
    <w:uiPriority w:val="39"/>
    <w:rsid w:val="00BD76A7"/>
    <w:pPr>
      <w:spacing w:after="0" w:line="240" w:lineRule="auto"/>
      <w:ind w:left="1440"/>
    </w:pPr>
    <w:rPr>
      <w:rFonts w:ascii="Times New Roman" w:eastAsia="Times New Roman" w:hAnsi="Times New Roman" w:cs="Times New Roman"/>
      <w:sz w:val="20"/>
      <w:szCs w:val="20"/>
      <w:lang w:eastAsia="fr-FR"/>
    </w:rPr>
  </w:style>
  <w:style w:type="paragraph" w:styleId="TM8">
    <w:name w:val="toc 8"/>
    <w:basedOn w:val="Normal"/>
    <w:next w:val="Normal"/>
    <w:autoRedefine/>
    <w:uiPriority w:val="39"/>
    <w:rsid w:val="00BD76A7"/>
    <w:pPr>
      <w:spacing w:after="0" w:line="240" w:lineRule="auto"/>
      <w:ind w:left="1680"/>
    </w:pPr>
    <w:rPr>
      <w:rFonts w:ascii="Times New Roman" w:eastAsia="Times New Roman" w:hAnsi="Times New Roman" w:cs="Times New Roman"/>
      <w:sz w:val="20"/>
      <w:szCs w:val="20"/>
      <w:lang w:eastAsia="fr-FR"/>
    </w:rPr>
  </w:style>
  <w:style w:type="paragraph" w:styleId="TM9">
    <w:name w:val="toc 9"/>
    <w:basedOn w:val="Normal"/>
    <w:next w:val="Normal"/>
    <w:autoRedefine/>
    <w:uiPriority w:val="39"/>
    <w:rsid w:val="00BD76A7"/>
    <w:pPr>
      <w:spacing w:after="0" w:line="240" w:lineRule="auto"/>
      <w:ind w:left="1920"/>
    </w:pPr>
    <w:rPr>
      <w:rFonts w:ascii="Times New Roman" w:eastAsia="Times New Roman" w:hAnsi="Times New Roman" w:cs="Times New Roman"/>
      <w:sz w:val="20"/>
      <w:szCs w:val="20"/>
      <w:lang w:eastAsia="fr-FR"/>
    </w:rPr>
  </w:style>
  <w:style w:type="paragraph" w:styleId="Tabledesillustrations">
    <w:name w:val="table of figures"/>
    <w:basedOn w:val="Normal"/>
    <w:next w:val="Normal"/>
    <w:semiHidden/>
    <w:rsid w:val="00BD76A7"/>
    <w:pPr>
      <w:spacing w:after="0" w:line="240" w:lineRule="auto"/>
    </w:pPr>
    <w:rPr>
      <w:rFonts w:ascii="Arial" w:eastAsia="Times New Roman" w:hAnsi="Arial" w:cs="Times New Roman"/>
      <w:color w:val="007377"/>
      <w:sz w:val="20"/>
      <w:szCs w:val="24"/>
      <w:lang w:eastAsia="fr-FR"/>
    </w:rPr>
  </w:style>
  <w:style w:type="paragraph" w:customStyle="1" w:styleId="Commentaire1">
    <w:name w:val="Commentaire1"/>
    <w:basedOn w:val="Normal"/>
    <w:rsid w:val="00BD76A7"/>
    <w:pPr>
      <w:widowControl w:val="0"/>
      <w:suppressAutoHyphens/>
      <w:spacing w:after="0" w:line="240" w:lineRule="auto"/>
    </w:pPr>
    <w:rPr>
      <w:rFonts w:ascii="Arial" w:eastAsia="Times New Roman" w:hAnsi="Arial" w:cs="Tahoma"/>
      <w:sz w:val="20"/>
      <w:szCs w:val="20"/>
      <w:lang w:eastAsia="ar-SA"/>
    </w:rPr>
  </w:style>
  <w:style w:type="character" w:customStyle="1" w:styleId="TableHeadingCar">
    <w:name w:val="Table Heading Car"/>
    <w:rsid w:val="00BD76A7"/>
    <w:rPr>
      <w:rFonts w:ascii="Century Gothic" w:hAnsi="Century Gothic"/>
      <w:b/>
      <w:bCs/>
      <w:szCs w:val="24"/>
      <w:lang w:val="en-US" w:eastAsia="en-US" w:bidi="ar-SA"/>
    </w:rPr>
  </w:style>
  <w:style w:type="character" w:customStyle="1" w:styleId="CarCar">
    <w:name w:val="Car Car"/>
    <w:semiHidden/>
    <w:rsid w:val="00BD76A7"/>
    <w:rPr>
      <w:rFonts w:ascii="Helvetica" w:hAnsi="Helvetica" w:cs="Tahoma"/>
      <w:lang w:val="fr-FR" w:bidi="ar-SA"/>
    </w:rPr>
  </w:style>
  <w:style w:type="character" w:customStyle="1" w:styleId="BodyText1Car">
    <w:name w:val="Body Text1 Car"/>
    <w:aliases w:val="normal Car Car"/>
    <w:rsid w:val="00BD76A7"/>
    <w:rPr>
      <w:rFonts w:ascii="Helvetica" w:hAnsi="Helvetica" w:cs="Tahoma"/>
      <w:sz w:val="24"/>
      <w:szCs w:val="24"/>
      <w:lang w:val="fr-FR" w:bidi="ar-SA"/>
    </w:rPr>
  </w:style>
  <w:style w:type="character" w:customStyle="1" w:styleId="CarCar2">
    <w:name w:val="Car Car2"/>
    <w:rsid w:val="00BD76A7"/>
    <w:rPr>
      <w:rFonts w:ascii="Arial" w:eastAsia="MS Mincho" w:hAnsi="Arial" w:cs="Times New Roman"/>
      <w:b/>
      <w:bCs/>
      <w:sz w:val="33"/>
      <w:szCs w:val="32"/>
      <w:lang w:val="fr-FR"/>
    </w:rPr>
  </w:style>
  <w:style w:type="paragraph" w:customStyle="1" w:styleId="Puce1">
    <w:name w:val="Puce 1"/>
    <w:basedOn w:val="Normal"/>
    <w:rsid w:val="00BD76A7"/>
    <w:pPr>
      <w:tabs>
        <w:tab w:val="num" w:pos="927"/>
      </w:tabs>
      <w:spacing w:after="0" w:line="240" w:lineRule="auto"/>
      <w:ind w:left="567"/>
    </w:pPr>
    <w:rPr>
      <w:rFonts w:ascii="Times New Roman" w:eastAsia="Times New Roman" w:hAnsi="Times New Roman" w:cs="Times New Roman"/>
      <w:sz w:val="20"/>
      <w:szCs w:val="24"/>
      <w:lang w:eastAsia="fr-FR"/>
    </w:rPr>
  </w:style>
  <w:style w:type="paragraph" w:customStyle="1" w:styleId="Biblio">
    <w:name w:val="Biblio"/>
    <w:basedOn w:val="Lgende"/>
    <w:rsid w:val="00BD76A7"/>
    <w:pPr>
      <w:overflowPunct w:val="0"/>
      <w:autoSpaceDE w:val="0"/>
      <w:autoSpaceDN w:val="0"/>
      <w:adjustRightInd w:val="0"/>
      <w:spacing w:after="120" w:line="360" w:lineRule="auto"/>
      <w:ind w:left="1134" w:hanging="1134"/>
      <w:jc w:val="both"/>
      <w:textAlignment w:val="baseline"/>
    </w:pPr>
    <w:rPr>
      <w:rFonts w:ascii="Garamond" w:eastAsia="Times New Roman" w:hAnsi="Garamond" w:cs="Tahoma"/>
      <w:iCs/>
      <w:color w:val="auto"/>
      <w:sz w:val="22"/>
      <w:szCs w:val="22"/>
      <w:lang w:eastAsia="fr-FR"/>
    </w:rPr>
  </w:style>
  <w:style w:type="paragraph" w:customStyle="1" w:styleId="xl24">
    <w:name w:val="xl24"/>
    <w:basedOn w:val="Normal"/>
    <w:rsid w:val="00BD76A7"/>
    <w:pPr>
      <w:spacing w:before="100" w:beforeAutospacing="1" w:after="100" w:afterAutospacing="1" w:line="240" w:lineRule="auto"/>
      <w:jc w:val="center"/>
    </w:pPr>
    <w:rPr>
      <w:rFonts w:ascii="Arial" w:eastAsia="Arial Unicode MS" w:hAnsi="Arial" w:cs="Arial"/>
      <w:sz w:val="16"/>
      <w:szCs w:val="16"/>
      <w:lang w:eastAsia="fr-FR"/>
    </w:rPr>
  </w:style>
  <w:style w:type="character" w:styleId="CitationHTML">
    <w:name w:val="HTML Cite"/>
    <w:semiHidden/>
    <w:rsid w:val="00BD76A7"/>
    <w:rPr>
      <w:i/>
      <w:iCs/>
    </w:rPr>
  </w:style>
  <w:style w:type="paragraph" w:customStyle="1" w:styleId="Textedebulles1">
    <w:name w:val="Texte de bulles1"/>
    <w:basedOn w:val="Normal"/>
    <w:semiHidden/>
    <w:rsid w:val="00BD76A7"/>
    <w:pPr>
      <w:widowControl w:val="0"/>
      <w:autoSpaceDN w:val="0"/>
      <w:adjustRightInd w:val="0"/>
      <w:spacing w:after="0" w:line="240" w:lineRule="auto"/>
    </w:pPr>
    <w:rPr>
      <w:rFonts w:ascii="Tahoma" w:eastAsia="Times New Roman" w:hAnsi="Tahoma" w:cs="Tahoma"/>
      <w:sz w:val="16"/>
      <w:szCs w:val="16"/>
    </w:rPr>
  </w:style>
  <w:style w:type="paragraph" w:customStyle="1" w:styleId="CommentSubject">
    <w:name w:val="Comment Subject"/>
    <w:basedOn w:val="Commentaire"/>
    <w:next w:val="Commentaire"/>
    <w:semiHidden/>
    <w:rsid w:val="00BD76A7"/>
    <w:pPr>
      <w:widowControl w:val="0"/>
      <w:autoSpaceDN w:val="0"/>
      <w:adjustRightInd w:val="0"/>
      <w:spacing w:after="0"/>
    </w:pPr>
    <w:rPr>
      <w:rFonts w:ascii="Arial" w:eastAsia="Times New Roman" w:hAnsi="Arial" w:cs="Tahoma"/>
      <w:b/>
      <w:bCs/>
    </w:rPr>
  </w:style>
  <w:style w:type="paragraph" w:customStyle="1" w:styleId="Graphique">
    <w:name w:val="Graphique"/>
    <w:basedOn w:val="Normal"/>
    <w:rsid w:val="00BD76A7"/>
    <w:pPr>
      <w:spacing w:before="120" w:after="0" w:line="240" w:lineRule="atLeast"/>
      <w:jc w:val="center"/>
    </w:pPr>
    <w:rPr>
      <w:rFonts w:ascii="Garamond" w:eastAsia="Times New Roman" w:hAnsi="Garamond" w:cs="Times New Roman"/>
      <w:i/>
      <w:szCs w:val="20"/>
      <w:lang w:eastAsia="fr-FR"/>
    </w:rPr>
  </w:style>
  <w:style w:type="character" w:customStyle="1" w:styleId="cboxinfos">
    <w:name w:val="cbox_infos"/>
    <w:rsid w:val="00BD76A7"/>
  </w:style>
  <w:style w:type="character" w:customStyle="1" w:styleId="inline-item">
    <w:name w:val="inline-item"/>
    <w:rsid w:val="00BD76A7"/>
  </w:style>
  <w:style w:type="character" w:styleId="CodeHTML">
    <w:name w:val="HTML Code"/>
    <w:basedOn w:val="Policepardfaut"/>
    <w:uiPriority w:val="99"/>
    <w:semiHidden/>
    <w:unhideWhenUsed/>
    <w:rsid w:val="00193E4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able of figures" w:uiPriority="0"/>
    <w:lsdException w:name="page number" w:uiPriority="0"/>
    <w:lsdException w:name="List" w:uiPriority="0"/>
    <w:lsdException w:name="List Bullet" w:uiPriority="0"/>
    <w:lsdException w:name="List Bullet 2" w:uiPriority="0"/>
    <w:lsdException w:name="List Number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HTML Cite" w:uiPriority="0"/>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253D"/>
    <w:pPr>
      <w:spacing w:after="240"/>
      <w:jc w:val="both"/>
    </w:pPr>
  </w:style>
  <w:style w:type="paragraph" w:styleId="Titre1">
    <w:name w:val="heading 1"/>
    <w:basedOn w:val="Normal"/>
    <w:next w:val="Normal"/>
    <w:link w:val="Titre1Car"/>
    <w:uiPriority w:val="9"/>
    <w:qFormat/>
    <w:rsid w:val="0027253D"/>
    <w:pPr>
      <w:keepNext/>
      <w:keepLines/>
      <w:numPr>
        <w:numId w:val="18"/>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7253D"/>
    <w:pPr>
      <w:keepNext/>
      <w:keepLines/>
      <w:numPr>
        <w:ilvl w:val="1"/>
        <w:numId w:val="18"/>
      </w:numPr>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27253D"/>
    <w:pPr>
      <w:keepNext/>
      <w:keepLines/>
      <w:numPr>
        <w:ilvl w:val="2"/>
        <w:numId w:val="18"/>
      </w:numPr>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BD76A7"/>
    <w:pPr>
      <w:keepNext/>
      <w:keepLines/>
      <w:numPr>
        <w:ilvl w:val="3"/>
        <w:numId w:val="18"/>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nhideWhenUsed/>
    <w:qFormat/>
    <w:rsid w:val="004C05EE"/>
    <w:pPr>
      <w:keepNext/>
      <w:keepLines/>
      <w:numPr>
        <w:ilvl w:val="4"/>
        <w:numId w:val="18"/>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nhideWhenUsed/>
    <w:qFormat/>
    <w:rsid w:val="004C05EE"/>
    <w:pPr>
      <w:keepNext/>
      <w:keepLines/>
      <w:numPr>
        <w:ilvl w:val="5"/>
        <w:numId w:val="18"/>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nhideWhenUsed/>
    <w:qFormat/>
    <w:rsid w:val="00F518DA"/>
    <w:pPr>
      <w:keepNext/>
      <w:keepLines/>
      <w:numPr>
        <w:ilvl w:val="6"/>
        <w:numId w:val="18"/>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nhideWhenUsed/>
    <w:qFormat/>
    <w:rsid w:val="00F518DA"/>
    <w:pPr>
      <w:keepNext/>
      <w:keepLines/>
      <w:numPr>
        <w:ilvl w:val="7"/>
        <w:numId w:val="18"/>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nhideWhenUsed/>
    <w:qFormat/>
    <w:rsid w:val="00F518DA"/>
    <w:pPr>
      <w:keepNext/>
      <w:keepLines/>
      <w:numPr>
        <w:ilvl w:val="8"/>
        <w:numId w:val="1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253D"/>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link w:val="ParagraphedelisteCar"/>
    <w:uiPriority w:val="34"/>
    <w:qFormat/>
    <w:rsid w:val="00F518DA"/>
    <w:pPr>
      <w:ind w:left="720"/>
      <w:contextualSpacing/>
    </w:pPr>
  </w:style>
  <w:style w:type="paragraph" w:styleId="En-tte">
    <w:name w:val="header"/>
    <w:aliases w:val="header protocols,Header1"/>
    <w:basedOn w:val="Normal"/>
    <w:link w:val="En-tteCar"/>
    <w:uiPriority w:val="99"/>
    <w:unhideWhenUsed/>
    <w:rsid w:val="00BB139A"/>
    <w:pPr>
      <w:tabs>
        <w:tab w:val="center" w:pos="4536"/>
        <w:tab w:val="right" w:pos="9072"/>
      </w:tabs>
      <w:spacing w:after="0" w:line="240" w:lineRule="auto"/>
    </w:pPr>
  </w:style>
  <w:style w:type="character" w:customStyle="1" w:styleId="En-tteCar">
    <w:name w:val="En-tête Car"/>
    <w:aliases w:val="header protocols Car,Header1 Car"/>
    <w:basedOn w:val="Policepardfaut"/>
    <w:link w:val="En-tte"/>
    <w:uiPriority w:val="99"/>
    <w:rsid w:val="00BB139A"/>
  </w:style>
  <w:style w:type="paragraph" w:styleId="Pieddepage">
    <w:name w:val="footer"/>
    <w:basedOn w:val="Normal"/>
    <w:link w:val="PieddepageCar"/>
    <w:uiPriority w:val="99"/>
    <w:unhideWhenUsed/>
    <w:rsid w:val="00BB139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139A"/>
  </w:style>
  <w:style w:type="paragraph" w:styleId="En-ttedetabledesmatires">
    <w:name w:val="TOC Heading"/>
    <w:basedOn w:val="Titre1"/>
    <w:next w:val="Normal"/>
    <w:uiPriority w:val="39"/>
    <w:unhideWhenUsed/>
    <w:qFormat/>
    <w:rsid w:val="00F518DA"/>
    <w:pPr>
      <w:outlineLvl w:val="9"/>
    </w:pPr>
  </w:style>
  <w:style w:type="paragraph" w:styleId="Textedebulles">
    <w:name w:val="Balloon Text"/>
    <w:basedOn w:val="Normal"/>
    <w:link w:val="TextedebullesCar"/>
    <w:uiPriority w:val="99"/>
    <w:semiHidden/>
    <w:unhideWhenUsed/>
    <w:rsid w:val="00BB139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B139A"/>
    <w:rPr>
      <w:rFonts w:ascii="Tahoma" w:hAnsi="Tahoma" w:cs="Tahoma"/>
      <w:sz w:val="16"/>
      <w:szCs w:val="16"/>
    </w:rPr>
  </w:style>
  <w:style w:type="paragraph" w:customStyle="1" w:styleId="Titre10">
    <w:name w:val="Titre_1"/>
    <w:basedOn w:val="Paragraphedeliste"/>
    <w:link w:val="Titre1Car0"/>
    <w:qFormat/>
    <w:rsid w:val="00E07EEC"/>
    <w:pPr>
      <w:numPr>
        <w:numId w:val="8"/>
      </w:numPr>
      <w:spacing w:before="240"/>
      <w:outlineLvl w:val="0"/>
    </w:pPr>
    <w:rPr>
      <w:rFonts w:asciiTheme="majorHAnsi" w:hAnsiTheme="majorHAnsi"/>
      <w:b/>
      <w:color w:val="31849B" w:themeColor="accent5" w:themeShade="BF"/>
      <w:sz w:val="32"/>
      <w:szCs w:val="32"/>
    </w:rPr>
  </w:style>
  <w:style w:type="paragraph" w:customStyle="1" w:styleId="Titre20">
    <w:name w:val="Titre_2"/>
    <w:basedOn w:val="Titre10"/>
    <w:link w:val="Titre2Car0"/>
    <w:qFormat/>
    <w:rsid w:val="00E07EEC"/>
    <w:pPr>
      <w:numPr>
        <w:ilvl w:val="1"/>
      </w:numPr>
    </w:pPr>
    <w:rPr>
      <w:sz w:val="28"/>
      <w:szCs w:val="28"/>
    </w:rPr>
  </w:style>
  <w:style w:type="character" w:customStyle="1" w:styleId="ParagraphedelisteCar">
    <w:name w:val="Paragraphe de liste Car"/>
    <w:basedOn w:val="Policepardfaut"/>
    <w:link w:val="Paragraphedeliste"/>
    <w:uiPriority w:val="34"/>
    <w:rsid w:val="00A539C4"/>
  </w:style>
  <w:style w:type="character" w:customStyle="1" w:styleId="Titre1Car0">
    <w:name w:val="Titre_1 Car"/>
    <w:basedOn w:val="ParagraphedelisteCar"/>
    <w:link w:val="Titre10"/>
    <w:rsid w:val="00E07EEC"/>
    <w:rPr>
      <w:rFonts w:asciiTheme="majorHAnsi" w:hAnsiTheme="majorHAnsi"/>
      <w:b/>
      <w:color w:val="31849B" w:themeColor="accent5" w:themeShade="BF"/>
      <w:sz w:val="32"/>
      <w:szCs w:val="32"/>
    </w:rPr>
  </w:style>
  <w:style w:type="paragraph" w:customStyle="1" w:styleId="Titre30">
    <w:name w:val="Titre_3"/>
    <w:basedOn w:val="Titre10"/>
    <w:link w:val="Titre3Car0"/>
    <w:qFormat/>
    <w:rsid w:val="00F518DA"/>
    <w:pPr>
      <w:numPr>
        <w:ilvl w:val="2"/>
        <w:numId w:val="7"/>
      </w:numPr>
      <w:jc w:val="left"/>
    </w:pPr>
    <w:rPr>
      <w:sz w:val="24"/>
      <w:szCs w:val="24"/>
    </w:rPr>
  </w:style>
  <w:style w:type="character" w:customStyle="1" w:styleId="Titre2Car0">
    <w:name w:val="Titre_2 Car"/>
    <w:basedOn w:val="ParagraphedelisteCar"/>
    <w:link w:val="Titre20"/>
    <w:rsid w:val="00E07EEC"/>
    <w:rPr>
      <w:rFonts w:asciiTheme="majorHAnsi" w:hAnsiTheme="majorHAnsi"/>
      <w:b/>
      <w:color w:val="31849B" w:themeColor="accent5" w:themeShade="BF"/>
      <w:sz w:val="28"/>
      <w:szCs w:val="28"/>
    </w:rPr>
  </w:style>
  <w:style w:type="paragraph" w:styleId="TM1">
    <w:name w:val="toc 1"/>
    <w:basedOn w:val="Normal"/>
    <w:next w:val="Normal"/>
    <w:autoRedefine/>
    <w:uiPriority w:val="39"/>
    <w:unhideWhenUsed/>
    <w:rsid w:val="00F518DA"/>
    <w:pPr>
      <w:tabs>
        <w:tab w:val="left" w:pos="440"/>
        <w:tab w:val="right" w:leader="dot" w:pos="9062"/>
      </w:tabs>
      <w:spacing w:after="100"/>
    </w:pPr>
    <w:rPr>
      <w:b/>
    </w:rPr>
  </w:style>
  <w:style w:type="character" w:customStyle="1" w:styleId="Titre3Car0">
    <w:name w:val="Titre_3 Car"/>
    <w:basedOn w:val="ParagraphedelisteCar"/>
    <w:link w:val="Titre30"/>
    <w:rsid w:val="00F518DA"/>
    <w:rPr>
      <w:rFonts w:asciiTheme="majorHAnsi" w:hAnsiTheme="majorHAnsi"/>
      <w:b/>
      <w:color w:val="31849B" w:themeColor="accent5" w:themeShade="BF"/>
      <w:sz w:val="24"/>
      <w:szCs w:val="24"/>
    </w:rPr>
  </w:style>
  <w:style w:type="paragraph" w:styleId="TM2">
    <w:name w:val="toc 2"/>
    <w:basedOn w:val="Normal"/>
    <w:next w:val="Normal"/>
    <w:autoRedefine/>
    <w:uiPriority w:val="39"/>
    <w:unhideWhenUsed/>
    <w:rsid w:val="00BB139A"/>
    <w:pPr>
      <w:spacing w:after="100"/>
      <w:ind w:left="220"/>
    </w:pPr>
  </w:style>
  <w:style w:type="paragraph" w:styleId="TM3">
    <w:name w:val="toc 3"/>
    <w:basedOn w:val="Normal"/>
    <w:next w:val="Normal"/>
    <w:autoRedefine/>
    <w:uiPriority w:val="39"/>
    <w:unhideWhenUsed/>
    <w:rsid w:val="00BB139A"/>
    <w:pPr>
      <w:spacing w:after="100"/>
      <w:ind w:left="440"/>
    </w:pPr>
  </w:style>
  <w:style w:type="character" w:styleId="Lienhypertexte">
    <w:name w:val="Hyperlink"/>
    <w:basedOn w:val="Policepardfaut"/>
    <w:uiPriority w:val="99"/>
    <w:unhideWhenUsed/>
    <w:rsid w:val="00BB139A"/>
    <w:rPr>
      <w:color w:val="0000FF" w:themeColor="hyperlink"/>
      <w:u w:val="single"/>
    </w:rPr>
  </w:style>
  <w:style w:type="paragraph" w:styleId="Titre">
    <w:name w:val="Title"/>
    <w:aliases w:val="Titre_Partie"/>
    <w:basedOn w:val="Normal"/>
    <w:next w:val="Normal"/>
    <w:link w:val="TitreCar"/>
    <w:uiPriority w:val="10"/>
    <w:qFormat/>
    <w:rsid w:val="00F518D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aliases w:val="Titre_Partie Car"/>
    <w:basedOn w:val="Policepardfaut"/>
    <w:link w:val="Titre"/>
    <w:uiPriority w:val="10"/>
    <w:rsid w:val="00F518DA"/>
    <w:rPr>
      <w:rFonts w:asciiTheme="majorHAnsi" w:eastAsiaTheme="majorEastAsia" w:hAnsiTheme="majorHAnsi" w:cstheme="majorBidi"/>
      <w:color w:val="17365D" w:themeColor="text2" w:themeShade="BF"/>
      <w:spacing w:val="5"/>
      <w:kern w:val="28"/>
      <w:sz w:val="52"/>
      <w:szCs w:val="52"/>
    </w:rPr>
  </w:style>
  <w:style w:type="paragraph" w:styleId="Lgende">
    <w:name w:val="caption"/>
    <w:basedOn w:val="Normal"/>
    <w:next w:val="Normal"/>
    <w:uiPriority w:val="35"/>
    <w:unhideWhenUsed/>
    <w:qFormat/>
    <w:rsid w:val="00FE0A2D"/>
    <w:pPr>
      <w:spacing w:line="240" w:lineRule="auto"/>
      <w:jc w:val="center"/>
    </w:pPr>
    <w:rPr>
      <w:b/>
      <w:bCs/>
      <w:color w:val="002060"/>
      <w:sz w:val="18"/>
      <w:szCs w:val="18"/>
    </w:rPr>
  </w:style>
  <w:style w:type="table" w:styleId="Grilledutableau">
    <w:name w:val="Table Grid"/>
    <w:basedOn w:val="TableauNormal"/>
    <w:uiPriority w:val="59"/>
    <w:rsid w:val="00BB139A"/>
    <w:pPr>
      <w:spacing w:after="0" w:line="240" w:lineRule="auto"/>
    </w:pPr>
    <w:rPr>
      <w:rFonts w:ascii="Times New Roman" w:eastAsia="Times New Roman" w:hAnsi="Times New Roman"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222069"/>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60082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Lgende1">
    <w:name w:val="Légende1"/>
    <w:basedOn w:val="Policepardfaut"/>
    <w:rsid w:val="00C672BE"/>
  </w:style>
  <w:style w:type="character" w:customStyle="1" w:styleId="Titre3Car">
    <w:name w:val="Titre 3 Car"/>
    <w:basedOn w:val="Policepardfaut"/>
    <w:link w:val="Titre3"/>
    <w:uiPriority w:val="9"/>
    <w:rsid w:val="0027253D"/>
    <w:rPr>
      <w:rFonts w:asciiTheme="majorHAnsi" w:eastAsiaTheme="majorEastAsia" w:hAnsiTheme="majorHAnsi" w:cstheme="majorBidi"/>
      <w:b/>
      <w:bCs/>
      <w:color w:val="4F81BD" w:themeColor="accent1"/>
    </w:rPr>
  </w:style>
  <w:style w:type="paragraph" w:styleId="PrformatHTML">
    <w:name w:val="HTML Preformatted"/>
    <w:basedOn w:val="Normal"/>
    <w:link w:val="PrformatHTMLCar"/>
    <w:uiPriority w:val="99"/>
    <w:unhideWhenUsed/>
    <w:rsid w:val="00B2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B25962"/>
    <w:rPr>
      <w:rFonts w:ascii="Courier New" w:eastAsia="Times New Roman" w:hAnsi="Courier New" w:cs="Courier New"/>
      <w:sz w:val="20"/>
      <w:szCs w:val="20"/>
      <w:lang w:eastAsia="fr-FR"/>
    </w:rPr>
  </w:style>
  <w:style w:type="paragraph" w:customStyle="1" w:styleId="Stylepardfaut">
    <w:name w:val="Style par défaut"/>
    <w:rsid w:val="0078616B"/>
    <w:pPr>
      <w:suppressAutoHyphens/>
      <w:jc w:val="both"/>
    </w:pPr>
    <w:rPr>
      <w:rFonts w:ascii="Calibri" w:eastAsia="DejaVu Sans" w:hAnsi="Calibri" w:cs="Calibri"/>
    </w:rPr>
  </w:style>
  <w:style w:type="character" w:customStyle="1" w:styleId="Ancredenotedebasdepage">
    <w:name w:val="Ancre de note de bas de page"/>
    <w:rsid w:val="0078616B"/>
    <w:rPr>
      <w:vertAlign w:val="superscript"/>
    </w:rPr>
  </w:style>
  <w:style w:type="paragraph" w:styleId="Notedebasdepage">
    <w:name w:val="footnote text"/>
    <w:basedOn w:val="Stylepardfaut"/>
    <w:link w:val="NotedebasdepageCar"/>
    <w:uiPriority w:val="99"/>
    <w:rsid w:val="0078616B"/>
  </w:style>
  <w:style w:type="character" w:customStyle="1" w:styleId="NotedebasdepageCar">
    <w:name w:val="Note de bas de page Car"/>
    <w:basedOn w:val="Policepardfaut"/>
    <w:link w:val="Notedebasdepage"/>
    <w:uiPriority w:val="99"/>
    <w:rsid w:val="0078616B"/>
    <w:rPr>
      <w:rFonts w:ascii="Calibri" w:eastAsia="DejaVu Sans" w:hAnsi="Calibri" w:cs="Calibri"/>
    </w:rPr>
  </w:style>
  <w:style w:type="character" w:styleId="Appelnotedebasdep">
    <w:name w:val="footnote reference"/>
    <w:basedOn w:val="Policepardfaut"/>
    <w:uiPriority w:val="99"/>
    <w:semiHidden/>
    <w:unhideWhenUsed/>
    <w:rsid w:val="00B07768"/>
    <w:rPr>
      <w:vertAlign w:val="superscript"/>
    </w:rPr>
  </w:style>
  <w:style w:type="character" w:styleId="Textedelespacerserv">
    <w:name w:val="Placeholder Text"/>
    <w:basedOn w:val="Policepardfaut"/>
    <w:uiPriority w:val="99"/>
    <w:semiHidden/>
    <w:rsid w:val="008664E5"/>
    <w:rPr>
      <w:color w:val="808080"/>
    </w:rPr>
  </w:style>
  <w:style w:type="character" w:styleId="Lienhypertextesuivivisit">
    <w:name w:val="FollowedHyperlink"/>
    <w:basedOn w:val="Policepardfaut"/>
    <w:uiPriority w:val="99"/>
    <w:semiHidden/>
    <w:unhideWhenUsed/>
    <w:rsid w:val="00286C6A"/>
    <w:rPr>
      <w:color w:val="800080" w:themeColor="followedHyperlink"/>
      <w:u w:val="single"/>
    </w:rPr>
  </w:style>
  <w:style w:type="paragraph" w:customStyle="1" w:styleId="western">
    <w:name w:val="western"/>
    <w:basedOn w:val="Normal"/>
    <w:rsid w:val="008E7438"/>
    <w:pPr>
      <w:spacing w:before="100" w:beforeAutospacing="1" w:after="119" w:line="240" w:lineRule="auto"/>
    </w:pPr>
    <w:rPr>
      <w:rFonts w:ascii="Calibri" w:eastAsia="Times New Roman" w:hAnsi="Calibri" w:cs="Times New Roman"/>
      <w:color w:val="000000"/>
      <w:sz w:val="24"/>
      <w:szCs w:val="24"/>
      <w:lang w:eastAsia="fr-FR"/>
    </w:rPr>
  </w:style>
  <w:style w:type="character" w:customStyle="1" w:styleId="Titre2Car">
    <w:name w:val="Titre 2 Car"/>
    <w:basedOn w:val="Policepardfaut"/>
    <w:link w:val="Titre2"/>
    <w:uiPriority w:val="9"/>
    <w:rsid w:val="0027253D"/>
    <w:rPr>
      <w:rFonts w:asciiTheme="majorHAnsi" w:eastAsiaTheme="majorEastAsia" w:hAnsiTheme="majorHAnsi" w:cstheme="majorBidi"/>
      <w:b/>
      <w:bCs/>
      <w:color w:val="4F81BD" w:themeColor="accent1"/>
      <w:sz w:val="26"/>
      <w:szCs w:val="26"/>
    </w:rPr>
  </w:style>
  <w:style w:type="table" w:styleId="Ombrageclair">
    <w:name w:val="Light Shading"/>
    <w:basedOn w:val="TableauNormal"/>
    <w:uiPriority w:val="60"/>
    <w:rsid w:val="00F659C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itre4Car">
    <w:name w:val="Titre 4 Car"/>
    <w:basedOn w:val="Policepardfaut"/>
    <w:link w:val="Titre4"/>
    <w:uiPriority w:val="9"/>
    <w:rsid w:val="00BD76A7"/>
    <w:rPr>
      <w:rFonts w:asciiTheme="majorHAnsi" w:eastAsiaTheme="majorEastAsia" w:hAnsiTheme="majorHAnsi" w:cstheme="majorBidi"/>
      <w:b/>
      <w:bCs/>
      <w:i/>
      <w:iCs/>
      <w:color w:val="4F81BD" w:themeColor="accent1"/>
    </w:rPr>
  </w:style>
  <w:style w:type="table" w:styleId="Tramemoyenne2">
    <w:name w:val="Medium Shading 2"/>
    <w:basedOn w:val="TableauNormal"/>
    <w:uiPriority w:val="64"/>
    <w:rsid w:val="00CC7DEE"/>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tyle1">
    <w:name w:val="Style1"/>
    <w:basedOn w:val="Tramemoyenne2"/>
    <w:uiPriority w:val="99"/>
    <w:rsid w:val="00A81BD7"/>
    <w:pPr>
      <w:jc w:val="center"/>
    </w:p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cPr>
      <w:vAlign w:val="center"/>
    </w:tcPr>
    <w:tblStylePr w:type="firstRow">
      <w:pPr>
        <w:spacing w:before="0" w:after="0" w:line="240" w:lineRule="auto"/>
      </w:pPr>
      <w:rPr>
        <w:b/>
        <w:bCs/>
        <w:color w:val="000000" w:themeColor="text1"/>
      </w:rPr>
      <w:tblPr/>
      <w:tcPr>
        <w:tcBorders>
          <w:top w:val="single" w:sz="18" w:space="0" w:color="auto"/>
          <w:left w:val="nil"/>
          <w:bottom w:val="single" w:sz="18" w:space="0" w:color="auto"/>
          <w:right w:val="nil"/>
          <w:insideH w:val="nil"/>
          <w:insideV w:val="nil"/>
        </w:tcBorders>
        <w:shd w:val="clear" w:color="auto" w:fill="F2F2F2" w:themeFill="background1" w:themeFillShade="F2"/>
      </w:tcPr>
    </w:tblStylePr>
    <w:tblStylePr w:type="lastRow">
      <w:pPr>
        <w:spacing w:before="0" w:after="0" w:line="240" w:lineRule="auto"/>
      </w:pPr>
      <w:rPr>
        <w:color w:val="auto"/>
      </w:rPr>
      <w:tblPr/>
      <w:tcPr>
        <w:tcBorders>
          <w:top w:val="double" w:sz="8" w:space="0" w:color="000000" w:themeColor="text1"/>
          <w:left w:val="nil"/>
          <w:bottom w:val="single" w:sz="8" w:space="0" w:color="000000" w:themeColor="text1"/>
          <w:right w:val="nil"/>
          <w:insideH w:val="nil"/>
          <w:insideV w:val="nil"/>
        </w:tcBorders>
        <w:shd w:val="clear" w:color="auto" w:fill="FFFFFF" w:themeFill="background1"/>
      </w:tcPr>
    </w:tblStylePr>
    <w:tblStylePr w:type="firstCol">
      <w:rPr>
        <w:b/>
        <w:bCs/>
        <w:color w:val="auto"/>
      </w:rPr>
      <w:tblPr/>
      <w:tcPr>
        <w:tcBorders>
          <w:top w:val="nil"/>
          <w:left w:val="nil"/>
          <w:bottom w:val="single" w:sz="18" w:space="0" w:color="auto"/>
          <w:right w:val="nil"/>
          <w:insideH w:val="nil"/>
          <w:insideV w:val="nil"/>
        </w:tcBorders>
        <w:shd w:val="clear" w:color="auto" w:fill="F2F2F2" w:themeFill="background1" w:themeFillShade="F2"/>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FFFFFF" w:themeFill="background1"/>
      </w:tcPr>
    </w:tblStylePr>
    <w:tblStylePr w:type="band2Horz">
      <w:tblPr/>
      <w:tcPr>
        <w:shd w:val="clear" w:color="auto" w:fill="F2F2F2" w:themeFill="background1" w:themeFillShade="F2"/>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Numrodepage">
    <w:name w:val="page number"/>
    <w:basedOn w:val="Policepardfaut"/>
    <w:semiHidden/>
    <w:rsid w:val="00E07EEC"/>
  </w:style>
  <w:style w:type="paragraph" w:styleId="Commentaire">
    <w:name w:val="annotation text"/>
    <w:basedOn w:val="Normal"/>
    <w:link w:val="CommentaireCar"/>
    <w:uiPriority w:val="99"/>
    <w:unhideWhenUsed/>
    <w:rsid w:val="00E07EEC"/>
    <w:pPr>
      <w:spacing w:line="240" w:lineRule="auto"/>
    </w:pPr>
    <w:rPr>
      <w:sz w:val="20"/>
      <w:szCs w:val="20"/>
    </w:rPr>
  </w:style>
  <w:style w:type="character" w:customStyle="1" w:styleId="CommentaireCar">
    <w:name w:val="Commentaire Car"/>
    <w:basedOn w:val="Policepardfaut"/>
    <w:link w:val="Commentaire"/>
    <w:uiPriority w:val="99"/>
    <w:rsid w:val="00E07EEC"/>
    <w:rPr>
      <w:sz w:val="20"/>
      <w:szCs w:val="20"/>
    </w:rPr>
  </w:style>
  <w:style w:type="paragraph" w:styleId="Objetducommentaire">
    <w:name w:val="annotation subject"/>
    <w:basedOn w:val="Commentaire"/>
    <w:next w:val="Commentaire"/>
    <w:link w:val="ObjetducommentaireCar"/>
    <w:semiHidden/>
    <w:rsid w:val="00E07EEC"/>
    <w:pPr>
      <w:widowControl w:val="0"/>
      <w:autoSpaceDN w:val="0"/>
      <w:adjustRightInd w:val="0"/>
      <w:spacing w:after="0"/>
    </w:pPr>
    <w:rPr>
      <w:rFonts w:ascii="Arial" w:eastAsia="Times New Roman" w:hAnsi="Arial" w:cs="Tahoma"/>
      <w:b/>
      <w:bCs/>
    </w:rPr>
  </w:style>
  <w:style w:type="character" w:customStyle="1" w:styleId="ObjetducommentaireCar">
    <w:name w:val="Objet du commentaire Car"/>
    <w:basedOn w:val="CommentaireCar"/>
    <w:link w:val="Objetducommentaire"/>
    <w:semiHidden/>
    <w:rsid w:val="00E07EEC"/>
    <w:rPr>
      <w:rFonts w:ascii="Arial" w:eastAsia="Times New Roman" w:hAnsi="Arial" w:cs="Tahoma"/>
      <w:b/>
      <w:bCs/>
      <w:sz w:val="20"/>
      <w:szCs w:val="20"/>
    </w:rPr>
  </w:style>
  <w:style w:type="paragraph" w:styleId="TM4">
    <w:name w:val="toc 4"/>
    <w:basedOn w:val="Normal"/>
    <w:next w:val="Normal"/>
    <w:autoRedefine/>
    <w:uiPriority w:val="39"/>
    <w:unhideWhenUsed/>
    <w:rsid w:val="00E07EEC"/>
    <w:pPr>
      <w:spacing w:after="100"/>
      <w:ind w:left="660"/>
    </w:pPr>
  </w:style>
  <w:style w:type="character" w:styleId="Marquedecommentaire">
    <w:name w:val="annotation reference"/>
    <w:basedOn w:val="Policepardfaut"/>
    <w:uiPriority w:val="99"/>
    <w:semiHidden/>
    <w:unhideWhenUsed/>
    <w:rsid w:val="003E52C4"/>
    <w:rPr>
      <w:sz w:val="16"/>
      <w:szCs w:val="16"/>
    </w:rPr>
  </w:style>
  <w:style w:type="paragraph" w:styleId="Rvision">
    <w:name w:val="Revision"/>
    <w:hidden/>
    <w:uiPriority w:val="99"/>
    <w:semiHidden/>
    <w:rsid w:val="003E52C4"/>
    <w:pPr>
      <w:spacing w:after="0" w:line="240" w:lineRule="auto"/>
    </w:pPr>
  </w:style>
  <w:style w:type="character" w:styleId="lev">
    <w:name w:val="Strong"/>
    <w:basedOn w:val="Policepardfaut"/>
    <w:uiPriority w:val="22"/>
    <w:qFormat/>
    <w:rsid w:val="00F518DA"/>
    <w:rPr>
      <w:b/>
      <w:bCs/>
    </w:rPr>
  </w:style>
  <w:style w:type="character" w:customStyle="1" w:styleId="maintitle">
    <w:name w:val="maintitle"/>
    <w:basedOn w:val="Policepardfaut"/>
    <w:rsid w:val="006D6F4D"/>
  </w:style>
  <w:style w:type="paragraph" w:customStyle="1" w:styleId="TitreDoc">
    <w:name w:val="Titre Doc"/>
    <w:basedOn w:val="Normal"/>
    <w:link w:val="TitreDocCar"/>
    <w:uiPriority w:val="99"/>
    <w:rsid w:val="009E0D6B"/>
    <w:pPr>
      <w:framePr w:hSpace="141" w:wrap="around" w:vAnchor="text" w:hAnchor="margin" w:x="256" w:y="-91"/>
      <w:spacing w:after="0" w:line="1060" w:lineRule="exact"/>
      <w:jc w:val="left"/>
    </w:pPr>
    <w:rPr>
      <w:rFonts w:ascii="Arial" w:eastAsia="Times New Roman" w:hAnsi="Arial" w:cs="Arial"/>
      <w:noProof/>
      <w:color w:val="003A80"/>
      <w:sz w:val="96"/>
      <w:szCs w:val="96"/>
      <w:lang w:eastAsia="fr-FR"/>
    </w:rPr>
  </w:style>
  <w:style w:type="paragraph" w:customStyle="1" w:styleId="Sous-Titre">
    <w:name w:val="Sous-Titre"/>
    <w:basedOn w:val="Normal"/>
    <w:link w:val="Sous-TitreCar"/>
    <w:uiPriority w:val="99"/>
    <w:rsid w:val="009E0D6B"/>
    <w:pPr>
      <w:framePr w:hSpace="141" w:wrap="around" w:vAnchor="text" w:hAnchor="margin" w:x="256" w:y="-91"/>
      <w:spacing w:before="160" w:after="0" w:line="240" w:lineRule="auto"/>
      <w:ind w:right="-67"/>
      <w:jc w:val="left"/>
    </w:pPr>
    <w:rPr>
      <w:rFonts w:ascii="Arial" w:eastAsia="Times New Roman" w:hAnsi="Arial" w:cs="Arial"/>
      <w:caps/>
      <w:color w:val="747586"/>
      <w:sz w:val="28"/>
      <w:szCs w:val="28"/>
      <w:lang w:eastAsia="fr-FR"/>
    </w:rPr>
  </w:style>
  <w:style w:type="character" w:customStyle="1" w:styleId="TitreDocCar">
    <w:name w:val="Titre Doc Car"/>
    <w:link w:val="TitreDoc"/>
    <w:uiPriority w:val="99"/>
    <w:locked/>
    <w:rsid w:val="009E0D6B"/>
    <w:rPr>
      <w:rFonts w:ascii="Arial" w:eastAsia="Times New Roman" w:hAnsi="Arial" w:cs="Arial"/>
      <w:noProof/>
      <w:color w:val="003A80"/>
      <w:sz w:val="96"/>
      <w:szCs w:val="96"/>
      <w:lang w:eastAsia="fr-FR"/>
    </w:rPr>
  </w:style>
  <w:style w:type="paragraph" w:customStyle="1" w:styleId="DateDoc">
    <w:name w:val="Date Doc"/>
    <w:basedOn w:val="Normal"/>
    <w:link w:val="DateDocCar"/>
    <w:uiPriority w:val="99"/>
    <w:rsid w:val="009E0D6B"/>
    <w:pPr>
      <w:spacing w:after="0" w:line="300" w:lineRule="exact"/>
      <w:jc w:val="left"/>
    </w:pPr>
    <w:rPr>
      <w:rFonts w:ascii="Arial" w:eastAsia="Times New Roman" w:hAnsi="Arial" w:cs="Arial"/>
      <w:caps/>
      <w:color w:val="003A80"/>
      <w:sz w:val="24"/>
      <w:szCs w:val="24"/>
      <w:lang w:eastAsia="fr-FR"/>
    </w:rPr>
  </w:style>
  <w:style w:type="character" w:customStyle="1" w:styleId="Sous-TitreCar">
    <w:name w:val="Sous-Titre Car"/>
    <w:link w:val="Sous-Titre"/>
    <w:uiPriority w:val="99"/>
    <w:locked/>
    <w:rsid w:val="009E0D6B"/>
    <w:rPr>
      <w:rFonts w:ascii="Arial" w:eastAsia="Times New Roman" w:hAnsi="Arial" w:cs="Arial"/>
      <w:caps/>
      <w:color w:val="747586"/>
      <w:sz w:val="28"/>
      <w:szCs w:val="28"/>
      <w:lang w:eastAsia="fr-FR"/>
    </w:rPr>
  </w:style>
  <w:style w:type="paragraph" w:customStyle="1" w:styleId="NomAuteur">
    <w:name w:val="Nom Auteur"/>
    <w:basedOn w:val="Normal"/>
    <w:link w:val="NomAuteurCar"/>
    <w:uiPriority w:val="99"/>
    <w:rsid w:val="009E0D6B"/>
    <w:pPr>
      <w:spacing w:after="0" w:line="300" w:lineRule="exact"/>
      <w:jc w:val="left"/>
    </w:pPr>
    <w:rPr>
      <w:rFonts w:ascii="Arial" w:eastAsia="Times New Roman" w:hAnsi="Arial" w:cs="Arial"/>
      <w:b/>
      <w:caps/>
      <w:color w:val="003A80"/>
      <w:sz w:val="24"/>
      <w:szCs w:val="24"/>
      <w:lang w:eastAsia="fr-FR"/>
    </w:rPr>
  </w:style>
  <w:style w:type="character" w:customStyle="1" w:styleId="DateDocCar">
    <w:name w:val="Date Doc Car"/>
    <w:link w:val="DateDoc"/>
    <w:uiPriority w:val="99"/>
    <w:locked/>
    <w:rsid w:val="009E0D6B"/>
    <w:rPr>
      <w:rFonts w:ascii="Arial" w:eastAsia="Times New Roman" w:hAnsi="Arial" w:cs="Arial"/>
      <w:caps/>
      <w:color w:val="003A80"/>
      <w:sz w:val="24"/>
      <w:szCs w:val="24"/>
      <w:lang w:eastAsia="fr-FR"/>
    </w:rPr>
  </w:style>
  <w:style w:type="paragraph" w:customStyle="1" w:styleId="Site">
    <w:name w:val="Site"/>
    <w:basedOn w:val="Adresse"/>
    <w:link w:val="SiteCar"/>
    <w:uiPriority w:val="99"/>
    <w:rsid w:val="009E0D6B"/>
  </w:style>
  <w:style w:type="character" w:customStyle="1" w:styleId="NomAuteurCar">
    <w:name w:val="Nom Auteur Car"/>
    <w:link w:val="NomAuteur"/>
    <w:uiPriority w:val="99"/>
    <w:locked/>
    <w:rsid w:val="009E0D6B"/>
    <w:rPr>
      <w:rFonts w:ascii="Arial" w:eastAsia="Times New Roman" w:hAnsi="Arial" w:cs="Arial"/>
      <w:b/>
      <w:caps/>
      <w:color w:val="003A80"/>
      <w:sz w:val="24"/>
      <w:szCs w:val="24"/>
      <w:lang w:eastAsia="fr-FR"/>
    </w:rPr>
  </w:style>
  <w:style w:type="paragraph" w:customStyle="1" w:styleId="Adresse">
    <w:name w:val="Adresse"/>
    <w:basedOn w:val="Normal"/>
    <w:link w:val="AdresseCar"/>
    <w:uiPriority w:val="99"/>
    <w:rsid w:val="009E0D6B"/>
    <w:pPr>
      <w:spacing w:after="0" w:line="300" w:lineRule="exact"/>
      <w:jc w:val="left"/>
    </w:pPr>
    <w:rPr>
      <w:rFonts w:ascii="Arial" w:eastAsia="Times New Roman" w:hAnsi="Arial" w:cs="Arial"/>
      <w:color w:val="747586"/>
      <w:sz w:val="24"/>
      <w:szCs w:val="24"/>
      <w:lang w:eastAsia="fr-FR"/>
    </w:rPr>
  </w:style>
  <w:style w:type="character" w:customStyle="1" w:styleId="SiteCar">
    <w:name w:val="Site Car"/>
    <w:link w:val="Site"/>
    <w:uiPriority w:val="99"/>
    <w:locked/>
    <w:rsid w:val="009E0D6B"/>
    <w:rPr>
      <w:rFonts w:ascii="Arial" w:eastAsia="Times New Roman" w:hAnsi="Arial" w:cs="Arial"/>
      <w:color w:val="747586"/>
      <w:sz w:val="24"/>
      <w:szCs w:val="24"/>
      <w:lang w:eastAsia="fr-FR"/>
    </w:rPr>
  </w:style>
  <w:style w:type="character" w:customStyle="1" w:styleId="AdresseCar">
    <w:name w:val="Adresse Car"/>
    <w:link w:val="Adresse"/>
    <w:uiPriority w:val="99"/>
    <w:locked/>
    <w:rsid w:val="009E0D6B"/>
    <w:rPr>
      <w:rFonts w:ascii="Arial" w:eastAsia="Times New Roman" w:hAnsi="Arial" w:cs="Arial"/>
      <w:color w:val="747586"/>
      <w:sz w:val="24"/>
      <w:szCs w:val="24"/>
      <w:lang w:eastAsia="fr-FR"/>
    </w:rPr>
  </w:style>
  <w:style w:type="paragraph" w:customStyle="1" w:styleId="Contenu">
    <w:name w:val="Contenu"/>
    <w:basedOn w:val="Normal"/>
    <w:link w:val="ContenuCar"/>
    <w:uiPriority w:val="99"/>
    <w:rsid w:val="009E0D6B"/>
    <w:pPr>
      <w:spacing w:after="0" w:line="240" w:lineRule="auto"/>
      <w:jc w:val="left"/>
    </w:pPr>
    <w:rPr>
      <w:rFonts w:ascii="Arial" w:eastAsia="Times New Roman" w:hAnsi="Arial" w:cs="Arial"/>
      <w:b/>
      <w:color w:val="000000"/>
      <w:sz w:val="20"/>
      <w:szCs w:val="20"/>
      <w:lang w:eastAsia="fr-FR"/>
    </w:rPr>
  </w:style>
  <w:style w:type="paragraph" w:customStyle="1" w:styleId="4emeCoord">
    <w:name w:val="4eme Coord"/>
    <w:basedOn w:val="Contenu"/>
    <w:link w:val="4emeCoordCar"/>
    <w:uiPriority w:val="99"/>
    <w:rsid w:val="009E0D6B"/>
    <w:pPr>
      <w:ind w:left="392"/>
    </w:pPr>
    <w:rPr>
      <w:b w:val="0"/>
      <w:color w:val="009EE0"/>
      <w:sz w:val="17"/>
      <w:szCs w:val="17"/>
    </w:rPr>
  </w:style>
  <w:style w:type="character" w:customStyle="1" w:styleId="ContenuCar">
    <w:name w:val="Contenu Car"/>
    <w:link w:val="Contenu"/>
    <w:uiPriority w:val="99"/>
    <w:locked/>
    <w:rsid w:val="009E0D6B"/>
    <w:rPr>
      <w:rFonts w:ascii="Arial" w:eastAsia="Times New Roman" w:hAnsi="Arial" w:cs="Arial"/>
      <w:b/>
      <w:color w:val="000000"/>
      <w:sz w:val="20"/>
      <w:szCs w:val="20"/>
      <w:lang w:eastAsia="fr-FR"/>
    </w:rPr>
  </w:style>
  <w:style w:type="paragraph" w:customStyle="1" w:styleId="4emesite">
    <w:name w:val="4eme site"/>
    <w:basedOn w:val="Contenu"/>
    <w:link w:val="4emesiteCar"/>
    <w:uiPriority w:val="99"/>
    <w:rsid w:val="009E0D6B"/>
    <w:pPr>
      <w:ind w:left="392"/>
    </w:pPr>
    <w:rPr>
      <w:color w:val="003A80"/>
      <w:sz w:val="17"/>
      <w:szCs w:val="17"/>
    </w:rPr>
  </w:style>
  <w:style w:type="character" w:customStyle="1" w:styleId="4emeCoordCar">
    <w:name w:val="4eme Coord Car"/>
    <w:link w:val="4emeCoord"/>
    <w:uiPriority w:val="99"/>
    <w:locked/>
    <w:rsid w:val="009E0D6B"/>
    <w:rPr>
      <w:rFonts w:ascii="Arial" w:eastAsia="Times New Roman" w:hAnsi="Arial" w:cs="Arial"/>
      <w:color w:val="009EE0"/>
      <w:sz w:val="17"/>
      <w:szCs w:val="17"/>
      <w:lang w:eastAsia="fr-FR"/>
    </w:rPr>
  </w:style>
  <w:style w:type="character" w:customStyle="1" w:styleId="4emesiteCar">
    <w:name w:val="4eme site Car"/>
    <w:link w:val="4emesite"/>
    <w:uiPriority w:val="99"/>
    <w:locked/>
    <w:rsid w:val="009E0D6B"/>
    <w:rPr>
      <w:rFonts w:ascii="Arial" w:eastAsia="Times New Roman" w:hAnsi="Arial" w:cs="Arial"/>
      <w:b/>
      <w:color w:val="003A80"/>
      <w:sz w:val="17"/>
      <w:szCs w:val="17"/>
      <w:lang w:eastAsia="fr-FR"/>
    </w:rPr>
  </w:style>
  <w:style w:type="character" w:customStyle="1" w:styleId="Titre5Car">
    <w:name w:val="Titre 5 Car"/>
    <w:basedOn w:val="Policepardfaut"/>
    <w:link w:val="Titre5"/>
    <w:rsid w:val="004C05EE"/>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rsid w:val="004C05EE"/>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rsid w:val="00F518DA"/>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rsid w:val="00F518DA"/>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rsid w:val="00F518DA"/>
    <w:rPr>
      <w:rFonts w:asciiTheme="majorHAnsi" w:eastAsiaTheme="majorEastAsia" w:hAnsiTheme="majorHAnsi" w:cstheme="majorBidi"/>
      <w:i/>
      <w:iCs/>
      <w:color w:val="404040" w:themeColor="text1" w:themeTint="BF"/>
      <w:sz w:val="20"/>
      <w:szCs w:val="20"/>
    </w:rPr>
  </w:style>
  <w:style w:type="paragraph" w:styleId="Sous-titre0">
    <w:name w:val="Subtitle"/>
    <w:basedOn w:val="Normal"/>
    <w:next w:val="Normal"/>
    <w:link w:val="Sous-titreCar0"/>
    <w:uiPriority w:val="11"/>
    <w:qFormat/>
    <w:rsid w:val="00F518D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0">
    <w:name w:val="Sous-titre Car"/>
    <w:basedOn w:val="Policepardfaut"/>
    <w:link w:val="Sous-titre0"/>
    <w:uiPriority w:val="11"/>
    <w:rsid w:val="00F518DA"/>
    <w:rPr>
      <w:rFonts w:asciiTheme="majorHAnsi" w:eastAsiaTheme="majorEastAsia" w:hAnsiTheme="majorHAnsi" w:cstheme="majorBidi"/>
      <w:i/>
      <w:iCs/>
      <w:color w:val="4F81BD" w:themeColor="accent1"/>
      <w:spacing w:val="15"/>
      <w:sz w:val="24"/>
      <w:szCs w:val="24"/>
    </w:rPr>
  </w:style>
  <w:style w:type="character" w:styleId="Accentuation">
    <w:name w:val="Emphasis"/>
    <w:basedOn w:val="Policepardfaut"/>
    <w:uiPriority w:val="20"/>
    <w:qFormat/>
    <w:rsid w:val="00F518DA"/>
    <w:rPr>
      <w:i/>
      <w:iCs/>
    </w:rPr>
  </w:style>
  <w:style w:type="paragraph" w:styleId="Sansinterligne">
    <w:name w:val="No Spacing"/>
    <w:link w:val="SansinterligneCar"/>
    <w:uiPriority w:val="1"/>
    <w:qFormat/>
    <w:rsid w:val="00F518DA"/>
    <w:pPr>
      <w:spacing w:after="0" w:line="240" w:lineRule="auto"/>
    </w:pPr>
  </w:style>
  <w:style w:type="paragraph" w:styleId="Citation">
    <w:name w:val="Quote"/>
    <w:basedOn w:val="Normal"/>
    <w:next w:val="Normal"/>
    <w:link w:val="CitationCar"/>
    <w:uiPriority w:val="29"/>
    <w:qFormat/>
    <w:rsid w:val="00F518DA"/>
    <w:rPr>
      <w:i/>
      <w:iCs/>
      <w:color w:val="000000" w:themeColor="text1"/>
    </w:rPr>
  </w:style>
  <w:style w:type="character" w:customStyle="1" w:styleId="CitationCar">
    <w:name w:val="Citation Car"/>
    <w:basedOn w:val="Policepardfaut"/>
    <w:link w:val="Citation"/>
    <w:uiPriority w:val="29"/>
    <w:rsid w:val="00F518DA"/>
    <w:rPr>
      <w:i/>
      <w:iCs/>
      <w:color w:val="000000" w:themeColor="text1"/>
    </w:rPr>
  </w:style>
  <w:style w:type="paragraph" w:styleId="Citationintense">
    <w:name w:val="Intense Quote"/>
    <w:basedOn w:val="Normal"/>
    <w:next w:val="Normal"/>
    <w:link w:val="CitationintenseCar"/>
    <w:uiPriority w:val="30"/>
    <w:qFormat/>
    <w:rsid w:val="00F518DA"/>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518DA"/>
    <w:rPr>
      <w:b/>
      <w:bCs/>
      <w:i/>
      <w:iCs/>
      <w:color w:val="4F81BD" w:themeColor="accent1"/>
    </w:rPr>
  </w:style>
  <w:style w:type="character" w:styleId="Emphaseple">
    <w:name w:val="Subtle Emphasis"/>
    <w:basedOn w:val="Policepardfaut"/>
    <w:uiPriority w:val="19"/>
    <w:qFormat/>
    <w:rsid w:val="00F518DA"/>
    <w:rPr>
      <w:i/>
      <w:iCs/>
      <w:color w:val="808080" w:themeColor="text1" w:themeTint="7F"/>
    </w:rPr>
  </w:style>
  <w:style w:type="character" w:styleId="Emphaseintense">
    <w:name w:val="Intense Emphasis"/>
    <w:basedOn w:val="Policepardfaut"/>
    <w:uiPriority w:val="21"/>
    <w:qFormat/>
    <w:rsid w:val="00F518DA"/>
    <w:rPr>
      <w:b/>
      <w:bCs/>
      <w:i/>
      <w:iCs/>
      <w:color w:val="4F81BD" w:themeColor="accent1"/>
    </w:rPr>
  </w:style>
  <w:style w:type="character" w:styleId="Rfrenceple">
    <w:name w:val="Subtle Reference"/>
    <w:basedOn w:val="Policepardfaut"/>
    <w:uiPriority w:val="31"/>
    <w:qFormat/>
    <w:rsid w:val="00F518DA"/>
    <w:rPr>
      <w:smallCaps/>
      <w:color w:val="C0504D" w:themeColor="accent2"/>
      <w:u w:val="single"/>
    </w:rPr>
  </w:style>
  <w:style w:type="character" w:styleId="Rfrenceintense">
    <w:name w:val="Intense Reference"/>
    <w:basedOn w:val="Policepardfaut"/>
    <w:uiPriority w:val="32"/>
    <w:qFormat/>
    <w:rsid w:val="00F518DA"/>
    <w:rPr>
      <w:b/>
      <w:bCs/>
      <w:smallCaps/>
      <w:color w:val="C0504D" w:themeColor="accent2"/>
      <w:spacing w:val="5"/>
      <w:u w:val="single"/>
    </w:rPr>
  </w:style>
  <w:style w:type="character" w:styleId="Titredulivre">
    <w:name w:val="Book Title"/>
    <w:basedOn w:val="Policepardfaut"/>
    <w:uiPriority w:val="33"/>
    <w:qFormat/>
    <w:rsid w:val="00F518DA"/>
    <w:rPr>
      <w:b/>
      <w:bCs/>
      <w:smallCaps/>
      <w:spacing w:val="5"/>
    </w:rPr>
  </w:style>
  <w:style w:type="character" w:customStyle="1" w:styleId="SansinterligneCar">
    <w:name w:val="Sans interligne Car"/>
    <w:basedOn w:val="Policepardfaut"/>
    <w:link w:val="Sansinterligne"/>
    <w:uiPriority w:val="1"/>
    <w:rsid w:val="00F518DA"/>
  </w:style>
  <w:style w:type="paragraph" w:customStyle="1" w:styleId="Heading">
    <w:name w:val="Heading"/>
    <w:basedOn w:val="Normal"/>
    <w:next w:val="Corpsdetexte"/>
    <w:rsid w:val="00BD76A7"/>
    <w:pPr>
      <w:keepNext/>
      <w:widowControl w:val="0"/>
      <w:autoSpaceDN w:val="0"/>
      <w:adjustRightInd w:val="0"/>
      <w:spacing w:before="240" w:after="120" w:line="240" w:lineRule="auto"/>
    </w:pPr>
    <w:rPr>
      <w:rFonts w:ascii="Arial" w:eastAsia="MS Mincho" w:hAnsi="Arial" w:cs="Times New Roman"/>
      <w:sz w:val="28"/>
      <w:szCs w:val="28"/>
    </w:rPr>
  </w:style>
  <w:style w:type="paragraph" w:styleId="Corpsdetexte">
    <w:name w:val="Body Text"/>
    <w:aliases w:val="Body Text1,normal"/>
    <w:basedOn w:val="Normal"/>
    <w:link w:val="CorpsdetexteCar"/>
    <w:semiHidden/>
    <w:rsid w:val="00BD76A7"/>
    <w:pPr>
      <w:widowControl w:val="0"/>
      <w:autoSpaceDN w:val="0"/>
      <w:adjustRightInd w:val="0"/>
      <w:spacing w:after="120" w:line="240" w:lineRule="auto"/>
    </w:pPr>
    <w:rPr>
      <w:rFonts w:ascii="Arial" w:eastAsia="Times New Roman" w:hAnsi="Arial" w:cs="Tahoma"/>
      <w:sz w:val="20"/>
      <w:szCs w:val="24"/>
    </w:rPr>
  </w:style>
  <w:style w:type="character" w:customStyle="1" w:styleId="CorpsdetexteCar">
    <w:name w:val="Corps de texte Car"/>
    <w:aliases w:val="Body Text1 Car1,normal Car"/>
    <w:basedOn w:val="Policepardfaut"/>
    <w:link w:val="Corpsdetexte"/>
    <w:semiHidden/>
    <w:rsid w:val="00BD76A7"/>
    <w:rPr>
      <w:rFonts w:ascii="Arial" w:eastAsia="Times New Roman" w:hAnsi="Arial" w:cs="Tahoma"/>
      <w:sz w:val="20"/>
      <w:szCs w:val="24"/>
    </w:rPr>
  </w:style>
  <w:style w:type="character" w:customStyle="1" w:styleId="Heading1Char">
    <w:name w:val="Heading 1 Char"/>
    <w:locked/>
    <w:rsid w:val="00BD76A7"/>
    <w:rPr>
      <w:rFonts w:ascii="Arial" w:eastAsia="MS Mincho" w:hAnsi="Arial"/>
      <w:b/>
      <w:bCs/>
      <w:sz w:val="33"/>
      <w:szCs w:val="32"/>
      <w:lang w:val="fr-FR" w:bidi="ar-SA"/>
    </w:rPr>
  </w:style>
  <w:style w:type="character" w:customStyle="1" w:styleId="Heading2Char">
    <w:name w:val="Heading 2 Char"/>
    <w:semiHidden/>
    <w:locked/>
    <w:rsid w:val="00BD76A7"/>
    <w:rPr>
      <w:rFonts w:ascii="Arial" w:eastAsia="MS Mincho" w:hAnsi="Arial"/>
      <w:b/>
      <w:bCs/>
      <w:i/>
      <w:iCs/>
      <w:sz w:val="30"/>
      <w:szCs w:val="28"/>
      <w:lang w:val="fr-FR" w:bidi="ar-SA"/>
    </w:rPr>
  </w:style>
  <w:style w:type="character" w:customStyle="1" w:styleId="Heading3Char">
    <w:name w:val="Heading 3 Char"/>
    <w:semiHidden/>
    <w:locked/>
    <w:rsid w:val="00BD76A7"/>
    <w:rPr>
      <w:rFonts w:ascii="Arial" w:eastAsia="MS Mincho" w:hAnsi="Arial"/>
      <w:b/>
      <w:bCs/>
      <w:sz w:val="28"/>
      <w:szCs w:val="28"/>
      <w:lang w:val="fr-FR" w:bidi="ar-SA"/>
    </w:rPr>
  </w:style>
  <w:style w:type="character" w:customStyle="1" w:styleId="Heading4Char">
    <w:name w:val="Heading 4 Char"/>
    <w:semiHidden/>
    <w:locked/>
    <w:rsid w:val="00BD76A7"/>
    <w:rPr>
      <w:rFonts w:ascii="Arial" w:hAnsi="Arial"/>
      <w:b/>
      <w:i/>
      <w:sz w:val="22"/>
      <w:lang w:val="fr-FR" w:eastAsia="fr-FR" w:bidi="ar-SA"/>
    </w:rPr>
  </w:style>
  <w:style w:type="character" w:customStyle="1" w:styleId="Heading5Char">
    <w:name w:val="Heading 5 Char"/>
    <w:semiHidden/>
    <w:locked/>
    <w:rsid w:val="00BD76A7"/>
    <w:rPr>
      <w:rFonts w:ascii="Helvetica" w:hAnsi="Helvetica" w:cs="Tahoma"/>
      <w:b/>
      <w:bCs/>
      <w:i/>
      <w:iCs/>
      <w:sz w:val="26"/>
      <w:szCs w:val="26"/>
      <w:lang w:val="fr-FR" w:bidi="ar-SA"/>
    </w:rPr>
  </w:style>
  <w:style w:type="character" w:customStyle="1" w:styleId="Heading6Char">
    <w:name w:val="Heading 6 Char"/>
    <w:semiHidden/>
    <w:locked/>
    <w:rsid w:val="00BD76A7"/>
    <w:rPr>
      <w:rFonts w:ascii="Arial" w:hAnsi="Arial"/>
      <w:i/>
      <w:sz w:val="22"/>
      <w:lang w:val="fr-FR" w:eastAsia="fr-FR" w:bidi="ar-SA"/>
    </w:rPr>
  </w:style>
  <w:style w:type="character" w:customStyle="1" w:styleId="Heading7Char">
    <w:name w:val="Heading 7 Char"/>
    <w:semiHidden/>
    <w:locked/>
    <w:rsid w:val="00BD76A7"/>
    <w:rPr>
      <w:rFonts w:ascii="Arial" w:hAnsi="Arial"/>
      <w:lang w:val="fr-FR" w:eastAsia="fr-FR" w:bidi="ar-SA"/>
    </w:rPr>
  </w:style>
  <w:style w:type="character" w:customStyle="1" w:styleId="Heading8Char">
    <w:name w:val="Heading 8 Char"/>
    <w:semiHidden/>
    <w:locked/>
    <w:rsid w:val="00BD76A7"/>
    <w:rPr>
      <w:i/>
      <w:iCs/>
      <w:sz w:val="24"/>
      <w:szCs w:val="24"/>
      <w:lang w:val="fr-FR" w:bidi="ar-SA"/>
    </w:rPr>
  </w:style>
  <w:style w:type="character" w:customStyle="1" w:styleId="Heading9Char">
    <w:name w:val="Heading 9 Char"/>
    <w:semiHidden/>
    <w:locked/>
    <w:rsid w:val="00BD76A7"/>
    <w:rPr>
      <w:rFonts w:ascii="Arial" w:hAnsi="Arial"/>
      <w:b/>
      <w:i/>
      <w:sz w:val="18"/>
      <w:lang w:val="fr-FR" w:eastAsia="fr-FR" w:bidi="ar-SA"/>
    </w:rPr>
  </w:style>
  <w:style w:type="paragraph" w:styleId="Liste">
    <w:name w:val="List"/>
    <w:basedOn w:val="Corpsdetexte"/>
    <w:semiHidden/>
    <w:rsid w:val="00BD76A7"/>
    <w:rPr>
      <w:rFonts w:ascii="Arial Narrow" w:hAnsi="Arial Narrow"/>
    </w:rPr>
  </w:style>
  <w:style w:type="paragraph" w:customStyle="1" w:styleId="Index">
    <w:name w:val="Index"/>
    <w:basedOn w:val="Normal"/>
    <w:rsid w:val="00BD76A7"/>
    <w:pPr>
      <w:widowControl w:val="0"/>
      <w:autoSpaceDN w:val="0"/>
      <w:adjustRightInd w:val="0"/>
      <w:spacing w:after="0" w:line="240" w:lineRule="auto"/>
    </w:pPr>
    <w:rPr>
      <w:rFonts w:ascii="Tahoma" w:eastAsia="Times New Roman" w:hAnsi="Tahoma" w:cs="Tahoma"/>
      <w:sz w:val="20"/>
      <w:szCs w:val="24"/>
    </w:rPr>
  </w:style>
  <w:style w:type="character" w:customStyle="1" w:styleId="BulletSymbols">
    <w:name w:val="Bullet Symbols"/>
    <w:rsid w:val="00BD76A7"/>
    <w:rPr>
      <w:rFonts w:ascii="StarSymbol" w:hAnsi="StarSymbol" w:cs="StarSymbol"/>
      <w:sz w:val="18"/>
      <w:szCs w:val="18"/>
    </w:rPr>
  </w:style>
  <w:style w:type="character" w:customStyle="1" w:styleId="Internetlink">
    <w:name w:val="Internet link"/>
    <w:rsid w:val="00BD76A7"/>
    <w:rPr>
      <w:rFonts w:cs="Tahoma"/>
      <w:color w:val="000080"/>
      <w:u w:val="single"/>
    </w:rPr>
  </w:style>
  <w:style w:type="paragraph" w:styleId="Corpsdetexte2">
    <w:name w:val="Body Text 2"/>
    <w:basedOn w:val="Normal"/>
    <w:link w:val="Corpsdetexte2Car"/>
    <w:semiHidden/>
    <w:rsid w:val="00BD76A7"/>
    <w:pPr>
      <w:widowControl w:val="0"/>
      <w:autoSpaceDN w:val="0"/>
      <w:adjustRightInd w:val="0"/>
      <w:spacing w:after="120" w:line="480" w:lineRule="auto"/>
    </w:pPr>
    <w:rPr>
      <w:rFonts w:ascii="Arial" w:eastAsia="Times New Roman" w:hAnsi="Arial" w:cs="Tahoma"/>
      <w:sz w:val="20"/>
      <w:szCs w:val="24"/>
    </w:rPr>
  </w:style>
  <w:style w:type="character" w:customStyle="1" w:styleId="Corpsdetexte2Car">
    <w:name w:val="Corps de texte 2 Car"/>
    <w:basedOn w:val="Policepardfaut"/>
    <w:link w:val="Corpsdetexte2"/>
    <w:semiHidden/>
    <w:rsid w:val="00BD76A7"/>
    <w:rPr>
      <w:rFonts w:ascii="Arial" w:eastAsia="Times New Roman" w:hAnsi="Arial" w:cs="Tahoma"/>
      <w:sz w:val="20"/>
      <w:szCs w:val="24"/>
    </w:rPr>
  </w:style>
  <w:style w:type="character" w:customStyle="1" w:styleId="FooterChar">
    <w:name w:val="Footer Char"/>
    <w:semiHidden/>
    <w:locked/>
    <w:rsid w:val="00BD76A7"/>
    <w:rPr>
      <w:rFonts w:ascii="Helvetica" w:hAnsi="Helvetica" w:cs="Tahoma"/>
      <w:sz w:val="24"/>
      <w:szCs w:val="24"/>
      <w:lang w:val="fr-FR" w:bidi="ar-SA"/>
    </w:rPr>
  </w:style>
  <w:style w:type="paragraph" w:customStyle="1" w:styleId="puceronde">
    <w:name w:val="puce ronde"/>
    <w:basedOn w:val="Normal"/>
    <w:rsid w:val="00BD76A7"/>
    <w:pPr>
      <w:tabs>
        <w:tab w:val="num" w:pos="1440"/>
      </w:tabs>
      <w:spacing w:after="0" w:line="240" w:lineRule="auto"/>
      <w:ind w:left="1440" w:hanging="360"/>
    </w:pPr>
    <w:rPr>
      <w:rFonts w:ascii="Arial" w:eastAsia="Times New Roman" w:hAnsi="Arial" w:cs="Arial"/>
      <w:b/>
      <w:bCs/>
      <w:sz w:val="20"/>
      <w:szCs w:val="24"/>
      <w:lang w:eastAsia="es-ES"/>
    </w:rPr>
  </w:style>
  <w:style w:type="character" w:customStyle="1" w:styleId="spannowrap1">
    <w:name w:val="spannowrap1"/>
    <w:basedOn w:val="Policepardfaut"/>
    <w:rsid w:val="00BD76A7"/>
  </w:style>
  <w:style w:type="paragraph" w:customStyle="1" w:styleId="BodyText21">
    <w:name w:val="Body Text 21"/>
    <w:basedOn w:val="Normal"/>
    <w:rsid w:val="00BD76A7"/>
    <w:pPr>
      <w:widowControl w:val="0"/>
      <w:spacing w:after="0" w:line="240" w:lineRule="auto"/>
    </w:pPr>
    <w:rPr>
      <w:rFonts w:ascii="Arial" w:eastAsia="Times New Roman" w:hAnsi="Arial" w:cs="Times New Roman"/>
      <w:b/>
      <w:szCs w:val="20"/>
      <w:lang w:eastAsia="fr-FR"/>
    </w:rPr>
  </w:style>
  <w:style w:type="paragraph" w:customStyle="1" w:styleId="NormalJustifi">
    <w:name w:val="Normal + Justifié"/>
    <w:basedOn w:val="Normal"/>
    <w:rsid w:val="00BD76A7"/>
    <w:pPr>
      <w:numPr>
        <w:numId w:val="11"/>
      </w:numPr>
      <w:spacing w:after="0" w:line="240" w:lineRule="auto"/>
    </w:pPr>
    <w:rPr>
      <w:rFonts w:ascii="Times New Roman" w:eastAsia="Times New Roman" w:hAnsi="Times New Roman" w:cs="Times New Roman"/>
      <w:sz w:val="20"/>
      <w:szCs w:val="24"/>
      <w:lang w:eastAsia="fr-FR"/>
    </w:rPr>
  </w:style>
  <w:style w:type="character" w:customStyle="1" w:styleId="HeaderChar">
    <w:name w:val="Header Char"/>
    <w:semiHidden/>
    <w:locked/>
    <w:rsid w:val="00BD76A7"/>
    <w:rPr>
      <w:rFonts w:ascii="Arial Narrow" w:hAnsi="Arial Narrow"/>
      <w:sz w:val="24"/>
      <w:szCs w:val="24"/>
      <w:lang w:val="fr-FR" w:eastAsia="fr-FR" w:bidi="ar-SA"/>
    </w:rPr>
  </w:style>
  <w:style w:type="paragraph" w:customStyle="1" w:styleId="retrait1">
    <w:name w:val="retrait 1"/>
    <w:rsid w:val="00BD76A7"/>
    <w:pPr>
      <w:tabs>
        <w:tab w:val="num" w:pos="720"/>
      </w:tabs>
      <w:spacing w:before="120" w:after="0" w:line="240" w:lineRule="auto"/>
      <w:ind w:left="720" w:hanging="360"/>
      <w:jc w:val="both"/>
    </w:pPr>
    <w:rPr>
      <w:rFonts w:ascii="Arial" w:eastAsia="Times New Roman" w:hAnsi="Arial" w:cs="Arial"/>
      <w:noProof/>
      <w:lang w:eastAsia="fr-FR"/>
    </w:rPr>
  </w:style>
  <w:style w:type="paragraph" w:styleId="Corpsdetexte3">
    <w:name w:val="Body Text 3"/>
    <w:basedOn w:val="Normal"/>
    <w:link w:val="Corpsdetexte3Car"/>
    <w:semiHidden/>
    <w:rsid w:val="00BD76A7"/>
    <w:pPr>
      <w:spacing w:after="120" w:line="240" w:lineRule="auto"/>
    </w:pPr>
    <w:rPr>
      <w:rFonts w:ascii="Arial" w:eastAsia="Times New Roman" w:hAnsi="Arial" w:cs="Times New Roman"/>
      <w:sz w:val="16"/>
      <w:szCs w:val="16"/>
      <w:lang w:eastAsia="fr-FR"/>
    </w:rPr>
  </w:style>
  <w:style w:type="character" w:customStyle="1" w:styleId="Corpsdetexte3Car">
    <w:name w:val="Corps de texte 3 Car"/>
    <w:basedOn w:val="Policepardfaut"/>
    <w:link w:val="Corpsdetexte3"/>
    <w:semiHidden/>
    <w:rsid w:val="00BD76A7"/>
    <w:rPr>
      <w:rFonts w:ascii="Arial" w:eastAsia="Times New Roman" w:hAnsi="Arial" w:cs="Times New Roman"/>
      <w:sz w:val="16"/>
      <w:szCs w:val="16"/>
      <w:lang w:eastAsia="fr-FR"/>
    </w:rPr>
  </w:style>
  <w:style w:type="paragraph" w:styleId="Retraitcorpsdetexte">
    <w:name w:val="Body Text Indent"/>
    <w:basedOn w:val="Normal"/>
    <w:link w:val="RetraitcorpsdetexteCar"/>
    <w:semiHidden/>
    <w:rsid w:val="00BD76A7"/>
    <w:pPr>
      <w:spacing w:after="120" w:line="240" w:lineRule="auto"/>
      <w:ind w:left="283"/>
    </w:pPr>
    <w:rPr>
      <w:rFonts w:ascii="Arial" w:eastAsia="Times New Roman" w:hAnsi="Arial" w:cs="Times New Roman"/>
      <w:szCs w:val="20"/>
      <w:lang w:eastAsia="fr-FR"/>
    </w:rPr>
  </w:style>
  <w:style w:type="character" w:customStyle="1" w:styleId="RetraitcorpsdetexteCar">
    <w:name w:val="Retrait corps de texte Car"/>
    <w:basedOn w:val="Policepardfaut"/>
    <w:link w:val="Retraitcorpsdetexte"/>
    <w:semiHidden/>
    <w:rsid w:val="00BD76A7"/>
    <w:rPr>
      <w:rFonts w:ascii="Arial" w:eastAsia="Times New Roman" w:hAnsi="Arial" w:cs="Times New Roman"/>
      <w:szCs w:val="20"/>
      <w:lang w:eastAsia="fr-FR"/>
    </w:rPr>
  </w:style>
  <w:style w:type="paragraph" w:styleId="Retraitcorpsdetexte2">
    <w:name w:val="Body Text Indent 2"/>
    <w:basedOn w:val="Normal"/>
    <w:link w:val="Retraitcorpsdetexte2Car"/>
    <w:semiHidden/>
    <w:rsid w:val="00BD76A7"/>
    <w:pPr>
      <w:spacing w:after="120" w:line="480" w:lineRule="auto"/>
      <w:ind w:left="283"/>
    </w:pPr>
    <w:rPr>
      <w:rFonts w:ascii="Arial" w:eastAsia="Times New Roman" w:hAnsi="Arial" w:cs="Times New Roman"/>
      <w:szCs w:val="20"/>
      <w:lang w:eastAsia="fr-FR"/>
    </w:rPr>
  </w:style>
  <w:style w:type="character" w:customStyle="1" w:styleId="Retraitcorpsdetexte2Car">
    <w:name w:val="Retrait corps de texte 2 Car"/>
    <w:basedOn w:val="Policepardfaut"/>
    <w:link w:val="Retraitcorpsdetexte2"/>
    <w:semiHidden/>
    <w:rsid w:val="00BD76A7"/>
    <w:rPr>
      <w:rFonts w:ascii="Arial" w:eastAsia="Times New Roman" w:hAnsi="Arial" w:cs="Times New Roman"/>
      <w:szCs w:val="20"/>
      <w:lang w:eastAsia="fr-FR"/>
    </w:rPr>
  </w:style>
  <w:style w:type="paragraph" w:customStyle="1" w:styleId="Corpsdetexte21">
    <w:name w:val="Corps de texte 21"/>
    <w:basedOn w:val="Normal"/>
    <w:rsid w:val="00BD76A7"/>
    <w:pPr>
      <w:widowControl w:val="0"/>
      <w:suppressAutoHyphens/>
      <w:spacing w:after="0" w:line="240" w:lineRule="auto"/>
    </w:pPr>
    <w:rPr>
      <w:rFonts w:ascii="Times New Roman" w:eastAsia="Lucida Sans Unicode" w:hAnsi="Times New Roman" w:cs="Times New Roman"/>
      <w:sz w:val="20"/>
    </w:rPr>
  </w:style>
  <w:style w:type="character" w:customStyle="1" w:styleId="CommentTextChar">
    <w:name w:val="Comment Text Char"/>
    <w:semiHidden/>
    <w:locked/>
    <w:rsid w:val="00BD76A7"/>
    <w:rPr>
      <w:rFonts w:ascii="Helvetica" w:hAnsi="Helvetica" w:cs="Tahoma"/>
      <w:lang w:val="fr-FR" w:bidi="ar-SA"/>
    </w:rPr>
  </w:style>
  <w:style w:type="paragraph" w:customStyle="1" w:styleId="TableContents">
    <w:name w:val="Table Contents"/>
    <w:rsid w:val="00BD76A7"/>
    <w:pPr>
      <w:widowControl w:val="0"/>
      <w:autoSpaceDE w:val="0"/>
      <w:autoSpaceDN w:val="0"/>
      <w:adjustRightInd w:val="0"/>
      <w:spacing w:after="0" w:line="240" w:lineRule="auto"/>
    </w:pPr>
    <w:rPr>
      <w:rFonts w:ascii="Century Gothic" w:eastAsia="Times New Roman" w:hAnsi="Century Gothic" w:cs="Times New Roman"/>
      <w:sz w:val="20"/>
      <w:szCs w:val="24"/>
      <w:lang w:val="en-US"/>
    </w:rPr>
  </w:style>
  <w:style w:type="paragraph" w:customStyle="1" w:styleId="TableHeading">
    <w:name w:val="Table Heading"/>
    <w:basedOn w:val="TableContents"/>
    <w:rsid w:val="00BD76A7"/>
    <w:rPr>
      <w:b/>
      <w:bCs/>
    </w:rPr>
  </w:style>
  <w:style w:type="paragraph" w:styleId="Retraitnormal">
    <w:name w:val="Normal Indent"/>
    <w:basedOn w:val="Corpsdetexte"/>
    <w:semiHidden/>
    <w:rsid w:val="00BD76A7"/>
    <w:rPr>
      <w:rFonts w:ascii="Century Gothic" w:hAnsi="Century Gothic" w:cs="Times New Roman"/>
    </w:rPr>
  </w:style>
  <w:style w:type="character" w:customStyle="1" w:styleId="WW8Num2z1">
    <w:name w:val="WW8Num2z1"/>
    <w:rsid w:val="00BD76A7"/>
    <w:rPr>
      <w:rFonts w:ascii="Courier New" w:hAnsi="Courier New"/>
    </w:rPr>
  </w:style>
  <w:style w:type="paragraph" w:styleId="Retraitcorpsdetexte3">
    <w:name w:val="Body Text Indent 3"/>
    <w:basedOn w:val="Normal"/>
    <w:link w:val="Retraitcorpsdetexte3Car"/>
    <w:semiHidden/>
    <w:rsid w:val="00BD76A7"/>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BD76A7"/>
    <w:rPr>
      <w:rFonts w:ascii="Times New Roman" w:eastAsia="Times New Roman" w:hAnsi="Times New Roman" w:cs="Times New Roman"/>
      <w:sz w:val="16"/>
      <w:szCs w:val="16"/>
      <w:lang w:eastAsia="fr-FR"/>
    </w:rPr>
  </w:style>
  <w:style w:type="paragraph" w:customStyle="1" w:styleId="normalsansretrait">
    <w:name w:val="normal sans retrait"/>
    <w:basedOn w:val="Normal"/>
    <w:rsid w:val="00BD76A7"/>
    <w:pPr>
      <w:spacing w:after="60" w:line="240" w:lineRule="auto"/>
    </w:pPr>
    <w:rPr>
      <w:rFonts w:ascii="Arial" w:eastAsia="Times New Roman" w:hAnsi="Arial" w:cs="Times New Roman"/>
      <w:szCs w:val="20"/>
      <w:lang w:eastAsia="fr-FR"/>
    </w:rPr>
  </w:style>
  <w:style w:type="character" w:customStyle="1" w:styleId="WW8Num29z0">
    <w:name w:val="WW8Num29z0"/>
    <w:rsid w:val="00BD76A7"/>
    <w:rPr>
      <w:rFonts w:ascii="Symbol" w:hAnsi="Symbol" w:cs="Tahoma"/>
      <w:sz w:val="20"/>
      <w:lang w:eastAsia="en-US"/>
    </w:rPr>
  </w:style>
  <w:style w:type="paragraph" w:styleId="Listenumros2">
    <w:name w:val="List Number 2"/>
    <w:basedOn w:val="Normal"/>
    <w:semiHidden/>
    <w:rsid w:val="00BD76A7"/>
    <w:pPr>
      <w:widowControl w:val="0"/>
      <w:tabs>
        <w:tab w:val="num" w:pos="720"/>
      </w:tabs>
      <w:autoSpaceDN w:val="0"/>
      <w:adjustRightInd w:val="0"/>
      <w:spacing w:after="0" w:line="240" w:lineRule="auto"/>
      <w:ind w:left="720" w:hanging="360"/>
    </w:pPr>
    <w:rPr>
      <w:rFonts w:ascii="Times New Roman" w:eastAsia="Times New Roman" w:hAnsi="Times New Roman" w:cs="Times New Roman"/>
      <w:sz w:val="20"/>
      <w:szCs w:val="24"/>
    </w:rPr>
  </w:style>
  <w:style w:type="paragraph" w:styleId="Listepuces">
    <w:name w:val="List Bullet"/>
    <w:basedOn w:val="Normal"/>
    <w:semiHidden/>
    <w:rsid w:val="00BD76A7"/>
    <w:pPr>
      <w:tabs>
        <w:tab w:val="num" w:pos="284"/>
      </w:tabs>
      <w:spacing w:after="120" w:line="240" w:lineRule="auto"/>
      <w:ind w:left="284" w:hanging="171"/>
    </w:pPr>
    <w:rPr>
      <w:rFonts w:ascii="Century Gothic" w:eastAsia="Times" w:hAnsi="Century Gothic" w:cs="Times New Roman"/>
      <w:sz w:val="20"/>
      <w:szCs w:val="20"/>
    </w:rPr>
  </w:style>
  <w:style w:type="paragraph" w:customStyle="1" w:styleId="Corpsdetexte31">
    <w:name w:val="Corps de texte 31"/>
    <w:basedOn w:val="Normal"/>
    <w:rsid w:val="00BD76A7"/>
    <w:pPr>
      <w:widowControl w:val="0"/>
      <w:suppressAutoHyphens/>
      <w:spacing w:after="0" w:line="240" w:lineRule="auto"/>
    </w:pPr>
    <w:rPr>
      <w:rFonts w:ascii="Arial" w:eastAsia="Times New Roman" w:hAnsi="Arial" w:cs="Arial"/>
      <w:sz w:val="18"/>
      <w:szCs w:val="24"/>
      <w:lang w:eastAsia="ar-SA"/>
    </w:rPr>
  </w:style>
  <w:style w:type="paragraph" w:customStyle="1" w:styleId="Titre1LTGliederung1">
    <w:name w:val="Titre1~LT~Gliederung 1"/>
    <w:rsid w:val="00BD76A7"/>
    <w:pPr>
      <w:widowControl w:val="0"/>
      <w:tabs>
        <w:tab w:val="left" w:pos="0"/>
        <w:tab w:val="left" w:pos="167"/>
        <w:tab w:val="left" w:pos="875"/>
        <w:tab w:val="left" w:pos="1582"/>
        <w:tab w:val="left" w:pos="2290"/>
        <w:tab w:val="left" w:pos="2997"/>
        <w:tab w:val="left" w:pos="3705"/>
        <w:tab w:val="left" w:pos="4412"/>
        <w:tab w:val="left" w:pos="5120"/>
        <w:tab w:val="left" w:pos="5827"/>
        <w:tab w:val="left" w:pos="6535"/>
        <w:tab w:val="left" w:pos="7242"/>
        <w:tab w:val="left" w:pos="7949"/>
        <w:tab w:val="left" w:pos="8657"/>
        <w:tab w:val="left" w:pos="9365"/>
        <w:tab w:val="left" w:pos="10072"/>
        <w:tab w:val="left" w:pos="10780"/>
        <w:tab w:val="left" w:pos="11487"/>
        <w:tab w:val="left" w:pos="12195"/>
        <w:tab w:val="left" w:pos="12902"/>
        <w:tab w:val="left" w:pos="13610"/>
      </w:tabs>
      <w:autoSpaceDE w:val="0"/>
      <w:autoSpaceDN w:val="0"/>
      <w:adjustRightInd w:val="0"/>
      <w:spacing w:before="120" w:after="0" w:line="240" w:lineRule="auto"/>
      <w:ind w:left="540" w:hanging="540"/>
    </w:pPr>
    <w:rPr>
      <w:rFonts w:ascii="MS Gothic" w:eastAsia="Times New Roman" w:hAnsi="MS Gothic" w:cs="MS Gothic"/>
      <w:b/>
      <w:bCs/>
      <w:color w:val="000000"/>
      <w:kern w:val="1"/>
      <w:sz w:val="48"/>
      <w:szCs w:val="48"/>
      <w:lang w:eastAsia="fr-FR" w:bidi="fr-FR"/>
    </w:rPr>
  </w:style>
  <w:style w:type="paragraph" w:customStyle="1" w:styleId="xl60">
    <w:name w:val="xl60"/>
    <w:basedOn w:val="Normal"/>
    <w:rsid w:val="00BD76A7"/>
    <w:pPr>
      <w:spacing w:before="100" w:beforeAutospacing="1" w:after="100" w:afterAutospacing="1" w:line="240" w:lineRule="auto"/>
    </w:pPr>
    <w:rPr>
      <w:rFonts w:ascii="Arial" w:eastAsia="Arial Unicode MS" w:hAnsi="Arial" w:cs="Arial"/>
      <w:i/>
      <w:iCs/>
      <w:sz w:val="16"/>
      <w:szCs w:val="16"/>
      <w:lang w:eastAsia="fr-FR"/>
    </w:rPr>
  </w:style>
  <w:style w:type="paragraph" w:customStyle="1" w:styleId="T0">
    <w:name w:val="T0"/>
    <w:basedOn w:val="Normal"/>
    <w:rsid w:val="00BD76A7"/>
    <w:pPr>
      <w:spacing w:after="0" w:line="240" w:lineRule="auto"/>
    </w:pPr>
    <w:rPr>
      <w:rFonts w:ascii="Times New Roman" w:eastAsia="Times New Roman" w:hAnsi="Times New Roman" w:cs="Times New Roman"/>
      <w:b/>
      <w:sz w:val="28"/>
      <w:szCs w:val="24"/>
      <w:lang w:eastAsia="fr-FR"/>
    </w:rPr>
  </w:style>
  <w:style w:type="character" w:customStyle="1" w:styleId="DEL">
    <w:name w:val="DEL"/>
    <w:rsid w:val="00BD76A7"/>
  </w:style>
  <w:style w:type="paragraph" w:styleId="Normalcentr">
    <w:name w:val="Block Text"/>
    <w:basedOn w:val="Normal"/>
    <w:semiHidden/>
    <w:rsid w:val="00BD76A7"/>
    <w:pPr>
      <w:widowControl w:val="0"/>
      <w:autoSpaceDN w:val="0"/>
      <w:adjustRightInd w:val="0"/>
      <w:spacing w:after="0" w:line="240" w:lineRule="auto"/>
      <w:ind w:left="-426" w:right="-854"/>
    </w:pPr>
    <w:rPr>
      <w:rFonts w:ascii="Arial" w:eastAsia="Times New Roman" w:hAnsi="Arial" w:cs="Arial"/>
      <w:sz w:val="20"/>
      <w:szCs w:val="20"/>
    </w:rPr>
  </w:style>
  <w:style w:type="paragraph" w:customStyle="1" w:styleId="essai">
    <w:name w:val="essai"/>
    <w:basedOn w:val="Normal"/>
    <w:rsid w:val="00BD76A7"/>
    <w:pPr>
      <w:spacing w:after="0" w:line="260" w:lineRule="atLeast"/>
    </w:pPr>
    <w:rPr>
      <w:rFonts w:ascii="Times" w:eastAsia="Times New Roman" w:hAnsi="Times" w:cs="Times New Roman"/>
      <w:sz w:val="20"/>
      <w:szCs w:val="20"/>
      <w:lang w:eastAsia="fr-FR"/>
    </w:rPr>
  </w:style>
  <w:style w:type="paragraph" w:styleId="Listepuces2">
    <w:name w:val="List Bullet 2"/>
    <w:basedOn w:val="Normal"/>
    <w:autoRedefine/>
    <w:semiHidden/>
    <w:rsid w:val="00BD76A7"/>
    <w:pPr>
      <w:widowControl w:val="0"/>
      <w:tabs>
        <w:tab w:val="num" w:pos="360"/>
      </w:tabs>
      <w:autoSpaceDN w:val="0"/>
      <w:adjustRightInd w:val="0"/>
      <w:spacing w:after="0" w:line="240" w:lineRule="auto"/>
      <w:ind w:left="360" w:hanging="360"/>
    </w:pPr>
    <w:rPr>
      <w:rFonts w:ascii="Times New Roman" w:eastAsia="Times New Roman" w:hAnsi="Times New Roman" w:cs="Times New Roman"/>
      <w:sz w:val="20"/>
      <w:szCs w:val="24"/>
    </w:rPr>
  </w:style>
  <w:style w:type="paragraph" w:customStyle="1" w:styleId="T1annexe">
    <w:name w:val="T1annexe"/>
    <w:basedOn w:val="Normal"/>
    <w:rsid w:val="00BD76A7"/>
    <w:pPr>
      <w:numPr>
        <w:ilvl w:val="1"/>
        <w:numId w:val="12"/>
      </w:numPr>
      <w:pBdr>
        <w:bottom w:val="single" w:sz="4" w:space="1" w:color="auto"/>
      </w:pBdr>
      <w:tabs>
        <w:tab w:val="clear" w:pos="1440"/>
        <w:tab w:val="num" w:pos="567"/>
      </w:tabs>
      <w:spacing w:after="0" w:line="240" w:lineRule="auto"/>
      <w:ind w:left="567" w:hanging="567"/>
    </w:pPr>
    <w:rPr>
      <w:rFonts w:ascii="Arial" w:eastAsia="Times New Roman" w:hAnsi="Arial" w:cs="Arial"/>
      <w:b/>
      <w:szCs w:val="24"/>
      <w:lang w:eastAsia="fr-FR"/>
    </w:rPr>
  </w:style>
  <w:style w:type="paragraph" w:customStyle="1" w:styleId="Titre1annexe">
    <w:name w:val="Titre1annexe"/>
    <w:basedOn w:val="Corpsdetexte3"/>
    <w:rsid w:val="00BD76A7"/>
    <w:pPr>
      <w:tabs>
        <w:tab w:val="num" w:pos="360"/>
        <w:tab w:val="left" w:pos="425"/>
      </w:tabs>
      <w:spacing w:before="240"/>
      <w:ind w:left="360" w:hanging="360"/>
      <w:jc w:val="left"/>
    </w:pPr>
    <w:rPr>
      <w:rFonts w:cs="Arial"/>
      <w:b/>
      <w:bCs/>
      <w:sz w:val="20"/>
      <w:szCs w:val="24"/>
    </w:rPr>
  </w:style>
  <w:style w:type="paragraph" w:customStyle="1" w:styleId="Titre1annexe0">
    <w:name w:val="Titre 1 annexe"/>
    <w:basedOn w:val="Normal"/>
    <w:rsid w:val="00BD76A7"/>
    <w:pPr>
      <w:tabs>
        <w:tab w:val="num" w:pos="567"/>
      </w:tabs>
      <w:spacing w:after="0" w:line="240" w:lineRule="auto"/>
      <w:ind w:left="567" w:hanging="567"/>
    </w:pPr>
    <w:rPr>
      <w:rFonts w:ascii="Arial" w:eastAsia="Times New Roman" w:hAnsi="Arial" w:cs="Arial"/>
      <w:b/>
      <w:bCs/>
      <w:sz w:val="28"/>
      <w:szCs w:val="24"/>
      <w:lang w:eastAsia="fr-FR"/>
    </w:rPr>
  </w:style>
  <w:style w:type="paragraph" w:customStyle="1" w:styleId="GIDNormal">
    <w:name w:val="GIDNormal"/>
    <w:basedOn w:val="Normal"/>
    <w:rsid w:val="00BD76A7"/>
    <w:pPr>
      <w:widowControl w:val="0"/>
      <w:overflowPunct w:val="0"/>
      <w:autoSpaceDE w:val="0"/>
      <w:autoSpaceDN w:val="0"/>
      <w:adjustRightInd w:val="0"/>
      <w:spacing w:after="0" w:line="300" w:lineRule="exact"/>
      <w:textAlignment w:val="baseline"/>
    </w:pPr>
    <w:rPr>
      <w:rFonts w:ascii="Arial" w:eastAsia="Times New Roman" w:hAnsi="Arial" w:cs="Times New Roman"/>
      <w:szCs w:val="20"/>
      <w:lang w:eastAsia="fr-FR"/>
    </w:rPr>
  </w:style>
  <w:style w:type="paragraph" w:customStyle="1" w:styleId="Table">
    <w:name w:val="Table"/>
    <w:basedOn w:val="Lgende"/>
    <w:rsid w:val="00BD76A7"/>
    <w:pPr>
      <w:widowControl w:val="0"/>
      <w:autoSpaceDE w:val="0"/>
      <w:autoSpaceDN w:val="0"/>
      <w:adjustRightInd w:val="0"/>
      <w:spacing w:after="0"/>
      <w:jc w:val="both"/>
    </w:pPr>
    <w:rPr>
      <w:rFonts w:ascii="Arial" w:eastAsia="Times New Roman" w:hAnsi="Arial" w:cs="Tahoma"/>
      <w:b w:val="0"/>
      <w:bCs w:val="0"/>
      <w:iCs/>
      <w:color w:val="auto"/>
      <w:sz w:val="20"/>
      <w:szCs w:val="20"/>
      <w:lang w:val="en-US"/>
    </w:rPr>
  </w:style>
  <w:style w:type="paragraph" w:customStyle="1" w:styleId="HorizontalLine">
    <w:name w:val="Horizontal Line"/>
    <w:basedOn w:val="Normal"/>
    <w:next w:val="Corpsdetexte"/>
    <w:rsid w:val="00BD76A7"/>
    <w:pPr>
      <w:widowControl w:val="0"/>
      <w:pBdr>
        <w:bottom w:val="double" w:sz="6" w:space="0" w:color="808080"/>
      </w:pBdr>
      <w:autoSpaceDN w:val="0"/>
      <w:adjustRightInd w:val="0"/>
      <w:spacing w:after="283" w:line="240" w:lineRule="auto"/>
    </w:pPr>
    <w:rPr>
      <w:rFonts w:ascii="Times New Roman" w:eastAsia="Times New Roman" w:hAnsi="Times New Roman" w:cs="Times New Roman"/>
      <w:sz w:val="12"/>
      <w:szCs w:val="12"/>
    </w:rPr>
  </w:style>
  <w:style w:type="character" w:customStyle="1" w:styleId="WW8Num27z2">
    <w:name w:val="WW8Num27z2"/>
    <w:rsid w:val="00BD76A7"/>
    <w:rPr>
      <w:rFonts w:ascii="Wingdings" w:hAnsi="Wingdings" w:cs="Tahoma"/>
      <w:lang w:eastAsia="en-US"/>
    </w:rPr>
  </w:style>
  <w:style w:type="character" w:customStyle="1" w:styleId="WW8Num29z2">
    <w:name w:val="WW8Num29z2"/>
    <w:rsid w:val="00BD76A7"/>
    <w:rPr>
      <w:rFonts w:ascii="Wingdings" w:hAnsi="Wingdings" w:cs="Tahoma"/>
      <w:sz w:val="20"/>
      <w:lang w:eastAsia="en-US"/>
    </w:rPr>
  </w:style>
  <w:style w:type="paragraph" w:customStyle="1" w:styleId="StyleTitre1Gauche063cm">
    <w:name w:val="Style Titre 1 + Gauche :  0.63 cm"/>
    <w:basedOn w:val="Titre1"/>
    <w:rsid w:val="00BD76A7"/>
    <w:pPr>
      <w:keepLines w:val="0"/>
      <w:numPr>
        <w:numId w:val="0"/>
      </w:numPr>
      <w:tabs>
        <w:tab w:val="num" w:pos="720"/>
      </w:tabs>
      <w:spacing w:before="240" w:after="60" w:line="240" w:lineRule="auto"/>
      <w:ind w:left="720" w:hanging="360"/>
    </w:pPr>
    <w:rPr>
      <w:rFonts w:ascii="Arial" w:eastAsia="Times New Roman" w:hAnsi="Arial" w:cs="Arial"/>
      <w:caps/>
      <w:color w:val="007377"/>
      <w:kern w:val="32"/>
      <w:sz w:val="32"/>
      <w:szCs w:val="20"/>
      <w:lang w:eastAsia="fr-FR"/>
    </w:rPr>
  </w:style>
  <w:style w:type="paragraph" w:styleId="Explorateurdedocuments">
    <w:name w:val="Document Map"/>
    <w:basedOn w:val="Normal"/>
    <w:link w:val="ExplorateurdedocumentsCar"/>
    <w:semiHidden/>
    <w:rsid w:val="00BD76A7"/>
    <w:pPr>
      <w:shd w:val="clear" w:color="auto" w:fill="000080"/>
      <w:spacing w:after="0" w:line="240" w:lineRule="auto"/>
    </w:pPr>
    <w:rPr>
      <w:rFonts w:ascii="Tahoma" w:eastAsia="Times New Roman" w:hAnsi="Tahoma" w:cs="Tahoma"/>
      <w:sz w:val="20"/>
      <w:szCs w:val="20"/>
      <w:lang w:eastAsia="fr-FR"/>
    </w:rPr>
  </w:style>
  <w:style w:type="character" w:customStyle="1" w:styleId="ExplorateurdedocumentsCar">
    <w:name w:val="Explorateur de documents Car"/>
    <w:basedOn w:val="Policepardfaut"/>
    <w:link w:val="Explorateurdedocuments"/>
    <w:semiHidden/>
    <w:rsid w:val="00BD76A7"/>
    <w:rPr>
      <w:rFonts w:ascii="Tahoma" w:eastAsia="Times New Roman" w:hAnsi="Tahoma" w:cs="Tahoma"/>
      <w:sz w:val="20"/>
      <w:szCs w:val="20"/>
      <w:shd w:val="clear" w:color="auto" w:fill="000080"/>
      <w:lang w:eastAsia="fr-FR"/>
    </w:rPr>
  </w:style>
  <w:style w:type="paragraph" w:styleId="TM5">
    <w:name w:val="toc 5"/>
    <w:basedOn w:val="Normal"/>
    <w:next w:val="Normal"/>
    <w:autoRedefine/>
    <w:uiPriority w:val="39"/>
    <w:rsid w:val="00BD76A7"/>
    <w:pPr>
      <w:spacing w:after="0" w:line="240" w:lineRule="auto"/>
      <w:ind w:left="960"/>
    </w:pPr>
    <w:rPr>
      <w:rFonts w:ascii="Times New Roman" w:eastAsia="Times New Roman" w:hAnsi="Times New Roman" w:cs="Times New Roman"/>
      <w:sz w:val="20"/>
      <w:szCs w:val="20"/>
      <w:lang w:eastAsia="fr-FR"/>
    </w:rPr>
  </w:style>
  <w:style w:type="paragraph" w:styleId="TM6">
    <w:name w:val="toc 6"/>
    <w:basedOn w:val="Normal"/>
    <w:next w:val="Normal"/>
    <w:autoRedefine/>
    <w:uiPriority w:val="39"/>
    <w:rsid w:val="00BD76A7"/>
    <w:pPr>
      <w:spacing w:after="0" w:line="240" w:lineRule="auto"/>
      <w:ind w:left="1200"/>
    </w:pPr>
    <w:rPr>
      <w:rFonts w:ascii="Times New Roman" w:eastAsia="Times New Roman" w:hAnsi="Times New Roman" w:cs="Times New Roman"/>
      <w:sz w:val="20"/>
      <w:szCs w:val="20"/>
      <w:lang w:eastAsia="fr-FR"/>
    </w:rPr>
  </w:style>
  <w:style w:type="paragraph" w:styleId="TM7">
    <w:name w:val="toc 7"/>
    <w:basedOn w:val="Normal"/>
    <w:next w:val="Normal"/>
    <w:autoRedefine/>
    <w:uiPriority w:val="39"/>
    <w:rsid w:val="00BD76A7"/>
    <w:pPr>
      <w:spacing w:after="0" w:line="240" w:lineRule="auto"/>
      <w:ind w:left="1440"/>
    </w:pPr>
    <w:rPr>
      <w:rFonts w:ascii="Times New Roman" w:eastAsia="Times New Roman" w:hAnsi="Times New Roman" w:cs="Times New Roman"/>
      <w:sz w:val="20"/>
      <w:szCs w:val="20"/>
      <w:lang w:eastAsia="fr-FR"/>
    </w:rPr>
  </w:style>
  <w:style w:type="paragraph" w:styleId="TM8">
    <w:name w:val="toc 8"/>
    <w:basedOn w:val="Normal"/>
    <w:next w:val="Normal"/>
    <w:autoRedefine/>
    <w:uiPriority w:val="39"/>
    <w:rsid w:val="00BD76A7"/>
    <w:pPr>
      <w:spacing w:after="0" w:line="240" w:lineRule="auto"/>
      <w:ind w:left="1680"/>
    </w:pPr>
    <w:rPr>
      <w:rFonts w:ascii="Times New Roman" w:eastAsia="Times New Roman" w:hAnsi="Times New Roman" w:cs="Times New Roman"/>
      <w:sz w:val="20"/>
      <w:szCs w:val="20"/>
      <w:lang w:eastAsia="fr-FR"/>
    </w:rPr>
  </w:style>
  <w:style w:type="paragraph" w:styleId="TM9">
    <w:name w:val="toc 9"/>
    <w:basedOn w:val="Normal"/>
    <w:next w:val="Normal"/>
    <w:autoRedefine/>
    <w:uiPriority w:val="39"/>
    <w:rsid w:val="00BD76A7"/>
    <w:pPr>
      <w:spacing w:after="0" w:line="240" w:lineRule="auto"/>
      <w:ind w:left="1920"/>
    </w:pPr>
    <w:rPr>
      <w:rFonts w:ascii="Times New Roman" w:eastAsia="Times New Roman" w:hAnsi="Times New Roman" w:cs="Times New Roman"/>
      <w:sz w:val="20"/>
      <w:szCs w:val="20"/>
      <w:lang w:eastAsia="fr-FR"/>
    </w:rPr>
  </w:style>
  <w:style w:type="paragraph" w:styleId="Tabledesillustrations">
    <w:name w:val="table of figures"/>
    <w:basedOn w:val="Normal"/>
    <w:next w:val="Normal"/>
    <w:semiHidden/>
    <w:rsid w:val="00BD76A7"/>
    <w:pPr>
      <w:spacing w:after="0" w:line="240" w:lineRule="auto"/>
    </w:pPr>
    <w:rPr>
      <w:rFonts w:ascii="Arial" w:eastAsia="Times New Roman" w:hAnsi="Arial" w:cs="Times New Roman"/>
      <w:color w:val="007377"/>
      <w:sz w:val="20"/>
      <w:szCs w:val="24"/>
      <w:lang w:eastAsia="fr-FR"/>
    </w:rPr>
  </w:style>
  <w:style w:type="paragraph" w:customStyle="1" w:styleId="Commentaire1">
    <w:name w:val="Commentaire1"/>
    <w:basedOn w:val="Normal"/>
    <w:rsid w:val="00BD76A7"/>
    <w:pPr>
      <w:widowControl w:val="0"/>
      <w:suppressAutoHyphens/>
      <w:spacing w:after="0" w:line="240" w:lineRule="auto"/>
    </w:pPr>
    <w:rPr>
      <w:rFonts w:ascii="Arial" w:eastAsia="Times New Roman" w:hAnsi="Arial" w:cs="Tahoma"/>
      <w:sz w:val="20"/>
      <w:szCs w:val="20"/>
      <w:lang w:eastAsia="ar-SA"/>
    </w:rPr>
  </w:style>
  <w:style w:type="character" w:customStyle="1" w:styleId="TableHeadingCar">
    <w:name w:val="Table Heading Car"/>
    <w:rsid w:val="00BD76A7"/>
    <w:rPr>
      <w:rFonts w:ascii="Century Gothic" w:hAnsi="Century Gothic"/>
      <w:b/>
      <w:bCs/>
      <w:szCs w:val="24"/>
      <w:lang w:val="en-US" w:eastAsia="en-US" w:bidi="ar-SA"/>
    </w:rPr>
  </w:style>
  <w:style w:type="character" w:customStyle="1" w:styleId="CarCar">
    <w:name w:val="Car Car"/>
    <w:semiHidden/>
    <w:rsid w:val="00BD76A7"/>
    <w:rPr>
      <w:rFonts w:ascii="Helvetica" w:hAnsi="Helvetica" w:cs="Tahoma"/>
      <w:lang w:val="fr-FR" w:bidi="ar-SA"/>
    </w:rPr>
  </w:style>
  <w:style w:type="character" w:customStyle="1" w:styleId="BodyText1Car">
    <w:name w:val="Body Text1 Car"/>
    <w:aliases w:val="normal Car Car"/>
    <w:rsid w:val="00BD76A7"/>
    <w:rPr>
      <w:rFonts w:ascii="Helvetica" w:hAnsi="Helvetica" w:cs="Tahoma"/>
      <w:sz w:val="24"/>
      <w:szCs w:val="24"/>
      <w:lang w:val="fr-FR" w:bidi="ar-SA"/>
    </w:rPr>
  </w:style>
  <w:style w:type="character" w:customStyle="1" w:styleId="CarCar2">
    <w:name w:val="Car Car2"/>
    <w:rsid w:val="00BD76A7"/>
    <w:rPr>
      <w:rFonts w:ascii="Arial" w:eastAsia="MS Mincho" w:hAnsi="Arial" w:cs="Times New Roman"/>
      <w:b/>
      <w:bCs/>
      <w:sz w:val="33"/>
      <w:szCs w:val="32"/>
      <w:lang w:val="fr-FR"/>
    </w:rPr>
  </w:style>
  <w:style w:type="paragraph" w:customStyle="1" w:styleId="Puce1">
    <w:name w:val="Puce 1"/>
    <w:basedOn w:val="Normal"/>
    <w:rsid w:val="00BD76A7"/>
    <w:pPr>
      <w:tabs>
        <w:tab w:val="num" w:pos="927"/>
      </w:tabs>
      <w:spacing w:after="0" w:line="240" w:lineRule="auto"/>
      <w:ind w:left="567"/>
    </w:pPr>
    <w:rPr>
      <w:rFonts w:ascii="Times New Roman" w:eastAsia="Times New Roman" w:hAnsi="Times New Roman" w:cs="Times New Roman"/>
      <w:sz w:val="20"/>
      <w:szCs w:val="24"/>
      <w:lang w:eastAsia="fr-FR"/>
    </w:rPr>
  </w:style>
  <w:style w:type="paragraph" w:customStyle="1" w:styleId="Biblio">
    <w:name w:val="Biblio"/>
    <w:basedOn w:val="Lgende"/>
    <w:rsid w:val="00BD76A7"/>
    <w:pPr>
      <w:overflowPunct w:val="0"/>
      <w:autoSpaceDE w:val="0"/>
      <w:autoSpaceDN w:val="0"/>
      <w:adjustRightInd w:val="0"/>
      <w:spacing w:after="120" w:line="360" w:lineRule="auto"/>
      <w:ind w:left="1134" w:hanging="1134"/>
      <w:jc w:val="both"/>
      <w:textAlignment w:val="baseline"/>
    </w:pPr>
    <w:rPr>
      <w:rFonts w:ascii="Garamond" w:eastAsia="Times New Roman" w:hAnsi="Garamond" w:cs="Tahoma"/>
      <w:iCs/>
      <w:color w:val="auto"/>
      <w:sz w:val="22"/>
      <w:szCs w:val="22"/>
      <w:lang w:eastAsia="fr-FR"/>
    </w:rPr>
  </w:style>
  <w:style w:type="paragraph" w:customStyle="1" w:styleId="xl24">
    <w:name w:val="xl24"/>
    <w:basedOn w:val="Normal"/>
    <w:rsid w:val="00BD76A7"/>
    <w:pPr>
      <w:spacing w:before="100" w:beforeAutospacing="1" w:after="100" w:afterAutospacing="1" w:line="240" w:lineRule="auto"/>
      <w:jc w:val="center"/>
    </w:pPr>
    <w:rPr>
      <w:rFonts w:ascii="Arial" w:eastAsia="Arial Unicode MS" w:hAnsi="Arial" w:cs="Arial"/>
      <w:sz w:val="16"/>
      <w:szCs w:val="16"/>
      <w:lang w:eastAsia="fr-FR"/>
    </w:rPr>
  </w:style>
  <w:style w:type="character" w:styleId="CitationHTML">
    <w:name w:val="HTML Cite"/>
    <w:semiHidden/>
    <w:rsid w:val="00BD76A7"/>
    <w:rPr>
      <w:i/>
      <w:iCs/>
    </w:rPr>
  </w:style>
  <w:style w:type="paragraph" w:customStyle="1" w:styleId="Textedebulles1">
    <w:name w:val="Texte de bulles1"/>
    <w:basedOn w:val="Normal"/>
    <w:semiHidden/>
    <w:rsid w:val="00BD76A7"/>
    <w:pPr>
      <w:widowControl w:val="0"/>
      <w:autoSpaceDN w:val="0"/>
      <w:adjustRightInd w:val="0"/>
      <w:spacing w:after="0" w:line="240" w:lineRule="auto"/>
    </w:pPr>
    <w:rPr>
      <w:rFonts w:ascii="Tahoma" w:eastAsia="Times New Roman" w:hAnsi="Tahoma" w:cs="Tahoma"/>
      <w:sz w:val="16"/>
      <w:szCs w:val="16"/>
    </w:rPr>
  </w:style>
  <w:style w:type="paragraph" w:customStyle="1" w:styleId="CommentSubject">
    <w:name w:val="Comment Subject"/>
    <w:basedOn w:val="Commentaire"/>
    <w:next w:val="Commentaire"/>
    <w:semiHidden/>
    <w:rsid w:val="00BD76A7"/>
    <w:pPr>
      <w:widowControl w:val="0"/>
      <w:autoSpaceDN w:val="0"/>
      <w:adjustRightInd w:val="0"/>
      <w:spacing w:after="0"/>
    </w:pPr>
    <w:rPr>
      <w:rFonts w:ascii="Arial" w:eastAsia="Times New Roman" w:hAnsi="Arial" w:cs="Tahoma"/>
      <w:b/>
      <w:bCs/>
    </w:rPr>
  </w:style>
  <w:style w:type="paragraph" w:customStyle="1" w:styleId="Graphique">
    <w:name w:val="Graphique"/>
    <w:basedOn w:val="Normal"/>
    <w:rsid w:val="00BD76A7"/>
    <w:pPr>
      <w:spacing w:before="120" w:after="0" w:line="240" w:lineRule="atLeast"/>
      <w:jc w:val="center"/>
    </w:pPr>
    <w:rPr>
      <w:rFonts w:ascii="Garamond" w:eastAsia="Times New Roman" w:hAnsi="Garamond" w:cs="Times New Roman"/>
      <w:i/>
      <w:szCs w:val="20"/>
      <w:lang w:eastAsia="fr-FR"/>
    </w:rPr>
  </w:style>
  <w:style w:type="character" w:customStyle="1" w:styleId="cboxinfos">
    <w:name w:val="cbox_infos"/>
    <w:rsid w:val="00BD76A7"/>
  </w:style>
  <w:style w:type="character" w:customStyle="1" w:styleId="inline-item">
    <w:name w:val="inline-item"/>
    <w:rsid w:val="00BD76A7"/>
  </w:style>
  <w:style w:type="character" w:styleId="CodeHTML">
    <w:name w:val="HTML Code"/>
    <w:basedOn w:val="Policepardfaut"/>
    <w:uiPriority w:val="99"/>
    <w:semiHidden/>
    <w:unhideWhenUsed/>
    <w:rsid w:val="00193E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79745">
      <w:bodyDiv w:val="1"/>
      <w:marLeft w:val="0"/>
      <w:marRight w:val="0"/>
      <w:marTop w:val="0"/>
      <w:marBottom w:val="0"/>
      <w:divBdr>
        <w:top w:val="none" w:sz="0" w:space="0" w:color="auto"/>
        <w:left w:val="none" w:sz="0" w:space="0" w:color="auto"/>
        <w:bottom w:val="none" w:sz="0" w:space="0" w:color="auto"/>
        <w:right w:val="none" w:sz="0" w:space="0" w:color="auto"/>
      </w:divBdr>
    </w:div>
    <w:div w:id="63071984">
      <w:bodyDiv w:val="1"/>
      <w:marLeft w:val="0"/>
      <w:marRight w:val="0"/>
      <w:marTop w:val="0"/>
      <w:marBottom w:val="0"/>
      <w:divBdr>
        <w:top w:val="none" w:sz="0" w:space="0" w:color="auto"/>
        <w:left w:val="none" w:sz="0" w:space="0" w:color="auto"/>
        <w:bottom w:val="none" w:sz="0" w:space="0" w:color="auto"/>
        <w:right w:val="none" w:sz="0" w:space="0" w:color="auto"/>
      </w:divBdr>
    </w:div>
    <w:div w:id="111872103">
      <w:bodyDiv w:val="1"/>
      <w:marLeft w:val="0"/>
      <w:marRight w:val="0"/>
      <w:marTop w:val="0"/>
      <w:marBottom w:val="0"/>
      <w:divBdr>
        <w:top w:val="none" w:sz="0" w:space="0" w:color="auto"/>
        <w:left w:val="none" w:sz="0" w:space="0" w:color="auto"/>
        <w:bottom w:val="none" w:sz="0" w:space="0" w:color="auto"/>
        <w:right w:val="none" w:sz="0" w:space="0" w:color="auto"/>
      </w:divBdr>
    </w:div>
    <w:div w:id="206454694">
      <w:bodyDiv w:val="1"/>
      <w:marLeft w:val="0"/>
      <w:marRight w:val="0"/>
      <w:marTop w:val="0"/>
      <w:marBottom w:val="0"/>
      <w:divBdr>
        <w:top w:val="none" w:sz="0" w:space="0" w:color="auto"/>
        <w:left w:val="none" w:sz="0" w:space="0" w:color="auto"/>
        <w:bottom w:val="none" w:sz="0" w:space="0" w:color="auto"/>
        <w:right w:val="none" w:sz="0" w:space="0" w:color="auto"/>
      </w:divBdr>
      <w:divsChild>
        <w:div w:id="601955004">
          <w:marLeft w:val="0"/>
          <w:marRight w:val="0"/>
          <w:marTop w:val="0"/>
          <w:marBottom w:val="0"/>
          <w:divBdr>
            <w:top w:val="none" w:sz="0" w:space="0" w:color="auto"/>
            <w:left w:val="none" w:sz="0" w:space="0" w:color="auto"/>
            <w:bottom w:val="none" w:sz="0" w:space="0" w:color="auto"/>
            <w:right w:val="none" w:sz="0" w:space="0" w:color="auto"/>
          </w:divBdr>
        </w:div>
        <w:div w:id="562955192">
          <w:marLeft w:val="0"/>
          <w:marRight w:val="0"/>
          <w:marTop w:val="0"/>
          <w:marBottom w:val="0"/>
          <w:divBdr>
            <w:top w:val="none" w:sz="0" w:space="0" w:color="auto"/>
            <w:left w:val="none" w:sz="0" w:space="0" w:color="auto"/>
            <w:bottom w:val="none" w:sz="0" w:space="0" w:color="auto"/>
            <w:right w:val="none" w:sz="0" w:space="0" w:color="auto"/>
          </w:divBdr>
        </w:div>
        <w:div w:id="1012301372">
          <w:marLeft w:val="0"/>
          <w:marRight w:val="0"/>
          <w:marTop w:val="0"/>
          <w:marBottom w:val="0"/>
          <w:divBdr>
            <w:top w:val="none" w:sz="0" w:space="0" w:color="auto"/>
            <w:left w:val="none" w:sz="0" w:space="0" w:color="auto"/>
            <w:bottom w:val="none" w:sz="0" w:space="0" w:color="auto"/>
            <w:right w:val="none" w:sz="0" w:space="0" w:color="auto"/>
          </w:divBdr>
        </w:div>
        <w:div w:id="1869026419">
          <w:marLeft w:val="0"/>
          <w:marRight w:val="0"/>
          <w:marTop w:val="0"/>
          <w:marBottom w:val="0"/>
          <w:divBdr>
            <w:top w:val="none" w:sz="0" w:space="0" w:color="auto"/>
            <w:left w:val="none" w:sz="0" w:space="0" w:color="auto"/>
            <w:bottom w:val="none" w:sz="0" w:space="0" w:color="auto"/>
            <w:right w:val="none" w:sz="0" w:space="0" w:color="auto"/>
          </w:divBdr>
        </w:div>
      </w:divsChild>
    </w:div>
    <w:div w:id="378213717">
      <w:bodyDiv w:val="1"/>
      <w:marLeft w:val="0"/>
      <w:marRight w:val="0"/>
      <w:marTop w:val="0"/>
      <w:marBottom w:val="0"/>
      <w:divBdr>
        <w:top w:val="none" w:sz="0" w:space="0" w:color="auto"/>
        <w:left w:val="none" w:sz="0" w:space="0" w:color="auto"/>
        <w:bottom w:val="none" w:sz="0" w:space="0" w:color="auto"/>
        <w:right w:val="none" w:sz="0" w:space="0" w:color="auto"/>
      </w:divBdr>
    </w:div>
    <w:div w:id="436488552">
      <w:bodyDiv w:val="1"/>
      <w:marLeft w:val="0"/>
      <w:marRight w:val="0"/>
      <w:marTop w:val="0"/>
      <w:marBottom w:val="0"/>
      <w:divBdr>
        <w:top w:val="none" w:sz="0" w:space="0" w:color="auto"/>
        <w:left w:val="none" w:sz="0" w:space="0" w:color="auto"/>
        <w:bottom w:val="none" w:sz="0" w:space="0" w:color="auto"/>
        <w:right w:val="none" w:sz="0" w:space="0" w:color="auto"/>
      </w:divBdr>
      <w:divsChild>
        <w:div w:id="547424972">
          <w:marLeft w:val="0"/>
          <w:marRight w:val="0"/>
          <w:marTop w:val="0"/>
          <w:marBottom w:val="0"/>
          <w:divBdr>
            <w:top w:val="none" w:sz="0" w:space="0" w:color="auto"/>
            <w:left w:val="none" w:sz="0" w:space="0" w:color="auto"/>
            <w:bottom w:val="none" w:sz="0" w:space="0" w:color="auto"/>
            <w:right w:val="none" w:sz="0" w:space="0" w:color="auto"/>
          </w:divBdr>
        </w:div>
        <w:div w:id="1269964979">
          <w:marLeft w:val="0"/>
          <w:marRight w:val="0"/>
          <w:marTop w:val="0"/>
          <w:marBottom w:val="0"/>
          <w:divBdr>
            <w:top w:val="none" w:sz="0" w:space="0" w:color="auto"/>
            <w:left w:val="none" w:sz="0" w:space="0" w:color="auto"/>
            <w:bottom w:val="none" w:sz="0" w:space="0" w:color="auto"/>
            <w:right w:val="none" w:sz="0" w:space="0" w:color="auto"/>
          </w:divBdr>
        </w:div>
        <w:div w:id="253326167">
          <w:marLeft w:val="0"/>
          <w:marRight w:val="0"/>
          <w:marTop w:val="0"/>
          <w:marBottom w:val="0"/>
          <w:divBdr>
            <w:top w:val="none" w:sz="0" w:space="0" w:color="auto"/>
            <w:left w:val="none" w:sz="0" w:space="0" w:color="auto"/>
            <w:bottom w:val="none" w:sz="0" w:space="0" w:color="auto"/>
            <w:right w:val="none" w:sz="0" w:space="0" w:color="auto"/>
          </w:divBdr>
        </w:div>
        <w:div w:id="163251368">
          <w:marLeft w:val="0"/>
          <w:marRight w:val="0"/>
          <w:marTop w:val="0"/>
          <w:marBottom w:val="0"/>
          <w:divBdr>
            <w:top w:val="none" w:sz="0" w:space="0" w:color="auto"/>
            <w:left w:val="none" w:sz="0" w:space="0" w:color="auto"/>
            <w:bottom w:val="none" w:sz="0" w:space="0" w:color="auto"/>
            <w:right w:val="none" w:sz="0" w:space="0" w:color="auto"/>
          </w:divBdr>
        </w:div>
        <w:div w:id="956519878">
          <w:marLeft w:val="0"/>
          <w:marRight w:val="0"/>
          <w:marTop w:val="0"/>
          <w:marBottom w:val="0"/>
          <w:divBdr>
            <w:top w:val="none" w:sz="0" w:space="0" w:color="auto"/>
            <w:left w:val="none" w:sz="0" w:space="0" w:color="auto"/>
            <w:bottom w:val="none" w:sz="0" w:space="0" w:color="auto"/>
            <w:right w:val="none" w:sz="0" w:space="0" w:color="auto"/>
          </w:divBdr>
        </w:div>
        <w:div w:id="852112829">
          <w:marLeft w:val="0"/>
          <w:marRight w:val="0"/>
          <w:marTop w:val="0"/>
          <w:marBottom w:val="0"/>
          <w:divBdr>
            <w:top w:val="none" w:sz="0" w:space="0" w:color="auto"/>
            <w:left w:val="none" w:sz="0" w:space="0" w:color="auto"/>
            <w:bottom w:val="none" w:sz="0" w:space="0" w:color="auto"/>
            <w:right w:val="none" w:sz="0" w:space="0" w:color="auto"/>
          </w:divBdr>
        </w:div>
      </w:divsChild>
    </w:div>
    <w:div w:id="521627530">
      <w:bodyDiv w:val="1"/>
      <w:marLeft w:val="0"/>
      <w:marRight w:val="0"/>
      <w:marTop w:val="0"/>
      <w:marBottom w:val="0"/>
      <w:divBdr>
        <w:top w:val="none" w:sz="0" w:space="0" w:color="auto"/>
        <w:left w:val="none" w:sz="0" w:space="0" w:color="auto"/>
        <w:bottom w:val="none" w:sz="0" w:space="0" w:color="auto"/>
        <w:right w:val="none" w:sz="0" w:space="0" w:color="auto"/>
      </w:divBdr>
      <w:divsChild>
        <w:div w:id="2076314307">
          <w:marLeft w:val="0"/>
          <w:marRight w:val="0"/>
          <w:marTop w:val="0"/>
          <w:marBottom w:val="0"/>
          <w:divBdr>
            <w:top w:val="none" w:sz="0" w:space="0" w:color="auto"/>
            <w:left w:val="none" w:sz="0" w:space="0" w:color="auto"/>
            <w:bottom w:val="none" w:sz="0" w:space="0" w:color="auto"/>
            <w:right w:val="none" w:sz="0" w:space="0" w:color="auto"/>
          </w:divBdr>
        </w:div>
        <w:div w:id="1403219582">
          <w:marLeft w:val="0"/>
          <w:marRight w:val="0"/>
          <w:marTop w:val="0"/>
          <w:marBottom w:val="0"/>
          <w:divBdr>
            <w:top w:val="none" w:sz="0" w:space="0" w:color="auto"/>
            <w:left w:val="none" w:sz="0" w:space="0" w:color="auto"/>
            <w:bottom w:val="none" w:sz="0" w:space="0" w:color="auto"/>
            <w:right w:val="none" w:sz="0" w:space="0" w:color="auto"/>
          </w:divBdr>
        </w:div>
        <w:div w:id="114300495">
          <w:marLeft w:val="0"/>
          <w:marRight w:val="0"/>
          <w:marTop w:val="0"/>
          <w:marBottom w:val="0"/>
          <w:divBdr>
            <w:top w:val="none" w:sz="0" w:space="0" w:color="auto"/>
            <w:left w:val="none" w:sz="0" w:space="0" w:color="auto"/>
            <w:bottom w:val="none" w:sz="0" w:space="0" w:color="auto"/>
            <w:right w:val="none" w:sz="0" w:space="0" w:color="auto"/>
          </w:divBdr>
        </w:div>
        <w:div w:id="1507475007">
          <w:marLeft w:val="0"/>
          <w:marRight w:val="0"/>
          <w:marTop w:val="0"/>
          <w:marBottom w:val="0"/>
          <w:divBdr>
            <w:top w:val="none" w:sz="0" w:space="0" w:color="auto"/>
            <w:left w:val="none" w:sz="0" w:space="0" w:color="auto"/>
            <w:bottom w:val="none" w:sz="0" w:space="0" w:color="auto"/>
            <w:right w:val="none" w:sz="0" w:space="0" w:color="auto"/>
          </w:divBdr>
        </w:div>
      </w:divsChild>
    </w:div>
    <w:div w:id="537624425">
      <w:bodyDiv w:val="1"/>
      <w:marLeft w:val="0"/>
      <w:marRight w:val="0"/>
      <w:marTop w:val="0"/>
      <w:marBottom w:val="0"/>
      <w:divBdr>
        <w:top w:val="none" w:sz="0" w:space="0" w:color="auto"/>
        <w:left w:val="none" w:sz="0" w:space="0" w:color="auto"/>
        <w:bottom w:val="none" w:sz="0" w:space="0" w:color="auto"/>
        <w:right w:val="none" w:sz="0" w:space="0" w:color="auto"/>
      </w:divBdr>
    </w:div>
    <w:div w:id="640233635">
      <w:bodyDiv w:val="1"/>
      <w:marLeft w:val="0"/>
      <w:marRight w:val="0"/>
      <w:marTop w:val="0"/>
      <w:marBottom w:val="0"/>
      <w:divBdr>
        <w:top w:val="none" w:sz="0" w:space="0" w:color="auto"/>
        <w:left w:val="none" w:sz="0" w:space="0" w:color="auto"/>
        <w:bottom w:val="none" w:sz="0" w:space="0" w:color="auto"/>
        <w:right w:val="none" w:sz="0" w:space="0" w:color="auto"/>
      </w:divBdr>
    </w:div>
    <w:div w:id="664674602">
      <w:bodyDiv w:val="1"/>
      <w:marLeft w:val="0"/>
      <w:marRight w:val="0"/>
      <w:marTop w:val="0"/>
      <w:marBottom w:val="0"/>
      <w:divBdr>
        <w:top w:val="none" w:sz="0" w:space="0" w:color="auto"/>
        <w:left w:val="none" w:sz="0" w:space="0" w:color="auto"/>
        <w:bottom w:val="none" w:sz="0" w:space="0" w:color="auto"/>
        <w:right w:val="none" w:sz="0" w:space="0" w:color="auto"/>
      </w:divBdr>
    </w:div>
    <w:div w:id="781462885">
      <w:bodyDiv w:val="1"/>
      <w:marLeft w:val="0"/>
      <w:marRight w:val="0"/>
      <w:marTop w:val="0"/>
      <w:marBottom w:val="0"/>
      <w:divBdr>
        <w:top w:val="none" w:sz="0" w:space="0" w:color="auto"/>
        <w:left w:val="none" w:sz="0" w:space="0" w:color="auto"/>
        <w:bottom w:val="none" w:sz="0" w:space="0" w:color="auto"/>
        <w:right w:val="none" w:sz="0" w:space="0" w:color="auto"/>
      </w:divBdr>
    </w:div>
    <w:div w:id="800269528">
      <w:bodyDiv w:val="1"/>
      <w:marLeft w:val="0"/>
      <w:marRight w:val="0"/>
      <w:marTop w:val="0"/>
      <w:marBottom w:val="0"/>
      <w:divBdr>
        <w:top w:val="none" w:sz="0" w:space="0" w:color="auto"/>
        <w:left w:val="none" w:sz="0" w:space="0" w:color="auto"/>
        <w:bottom w:val="none" w:sz="0" w:space="0" w:color="auto"/>
        <w:right w:val="none" w:sz="0" w:space="0" w:color="auto"/>
      </w:divBdr>
    </w:div>
    <w:div w:id="1008751866">
      <w:bodyDiv w:val="1"/>
      <w:marLeft w:val="0"/>
      <w:marRight w:val="0"/>
      <w:marTop w:val="0"/>
      <w:marBottom w:val="0"/>
      <w:divBdr>
        <w:top w:val="none" w:sz="0" w:space="0" w:color="auto"/>
        <w:left w:val="none" w:sz="0" w:space="0" w:color="auto"/>
        <w:bottom w:val="none" w:sz="0" w:space="0" w:color="auto"/>
        <w:right w:val="none" w:sz="0" w:space="0" w:color="auto"/>
      </w:divBdr>
    </w:div>
    <w:div w:id="1095055273">
      <w:bodyDiv w:val="1"/>
      <w:marLeft w:val="0"/>
      <w:marRight w:val="0"/>
      <w:marTop w:val="0"/>
      <w:marBottom w:val="0"/>
      <w:divBdr>
        <w:top w:val="none" w:sz="0" w:space="0" w:color="auto"/>
        <w:left w:val="none" w:sz="0" w:space="0" w:color="auto"/>
        <w:bottom w:val="none" w:sz="0" w:space="0" w:color="auto"/>
        <w:right w:val="none" w:sz="0" w:space="0" w:color="auto"/>
      </w:divBdr>
    </w:div>
    <w:div w:id="1096288019">
      <w:bodyDiv w:val="1"/>
      <w:marLeft w:val="0"/>
      <w:marRight w:val="0"/>
      <w:marTop w:val="0"/>
      <w:marBottom w:val="0"/>
      <w:divBdr>
        <w:top w:val="none" w:sz="0" w:space="0" w:color="auto"/>
        <w:left w:val="none" w:sz="0" w:space="0" w:color="auto"/>
        <w:bottom w:val="none" w:sz="0" w:space="0" w:color="auto"/>
        <w:right w:val="none" w:sz="0" w:space="0" w:color="auto"/>
      </w:divBdr>
    </w:div>
    <w:div w:id="1217811971">
      <w:bodyDiv w:val="1"/>
      <w:marLeft w:val="0"/>
      <w:marRight w:val="0"/>
      <w:marTop w:val="0"/>
      <w:marBottom w:val="0"/>
      <w:divBdr>
        <w:top w:val="none" w:sz="0" w:space="0" w:color="auto"/>
        <w:left w:val="none" w:sz="0" w:space="0" w:color="auto"/>
        <w:bottom w:val="none" w:sz="0" w:space="0" w:color="auto"/>
        <w:right w:val="none" w:sz="0" w:space="0" w:color="auto"/>
      </w:divBdr>
    </w:div>
    <w:div w:id="1346131836">
      <w:bodyDiv w:val="1"/>
      <w:marLeft w:val="0"/>
      <w:marRight w:val="0"/>
      <w:marTop w:val="0"/>
      <w:marBottom w:val="0"/>
      <w:divBdr>
        <w:top w:val="none" w:sz="0" w:space="0" w:color="auto"/>
        <w:left w:val="none" w:sz="0" w:space="0" w:color="auto"/>
        <w:bottom w:val="none" w:sz="0" w:space="0" w:color="auto"/>
        <w:right w:val="none" w:sz="0" w:space="0" w:color="auto"/>
      </w:divBdr>
    </w:div>
    <w:div w:id="1414934308">
      <w:bodyDiv w:val="1"/>
      <w:marLeft w:val="0"/>
      <w:marRight w:val="0"/>
      <w:marTop w:val="0"/>
      <w:marBottom w:val="0"/>
      <w:divBdr>
        <w:top w:val="none" w:sz="0" w:space="0" w:color="auto"/>
        <w:left w:val="none" w:sz="0" w:space="0" w:color="auto"/>
        <w:bottom w:val="none" w:sz="0" w:space="0" w:color="auto"/>
        <w:right w:val="none" w:sz="0" w:space="0" w:color="auto"/>
      </w:divBdr>
      <w:divsChild>
        <w:div w:id="976643952">
          <w:marLeft w:val="1166"/>
          <w:marRight w:val="0"/>
          <w:marTop w:val="80"/>
          <w:marBottom w:val="0"/>
          <w:divBdr>
            <w:top w:val="none" w:sz="0" w:space="0" w:color="auto"/>
            <w:left w:val="none" w:sz="0" w:space="0" w:color="auto"/>
            <w:bottom w:val="none" w:sz="0" w:space="0" w:color="auto"/>
            <w:right w:val="none" w:sz="0" w:space="0" w:color="auto"/>
          </w:divBdr>
        </w:div>
        <w:div w:id="162354484">
          <w:marLeft w:val="1166"/>
          <w:marRight w:val="0"/>
          <w:marTop w:val="80"/>
          <w:marBottom w:val="0"/>
          <w:divBdr>
            <w:top w:val="none" w:sz="0" w:space="0" w:color="auto"/>
            <w:left w:val="none" w:sz="0" w:space="0" w:color="auto"/>
            <w:bottom w:val="none" w:sz="0" w:space="0" w:color="auto"/>
            <w:right w:val="none" w:sz="0" w:space="0" w:color="auto"/>
          </w:divBdr>
        </w:div>
      </w:divsChild>
    </w:div>
    <w:div w:id="1437015407">
      <w:bodyDiv w:val="1"/>
      <w:marLeft w:val="0"/>
      <w:marRight w:val="0"/>
      <w:marTop w:val="0"/>
      <w:marBottom w:val="0"/>
      <w:divBdr>
        <w:top w:val="none" w:sz="0" w:space="0" w:color="auto"/>
        <w:left w:val="none" w:sz="0" w:space="0" w:color="auto"/>
        <w:bottom w:val="none" w:sz="0" w:space="0" w:color="auto"/>
        <w:right w:val="none" w:sz="0" w:space="0" w:color="auto"/>
      </w:divBdr>
    </w:div>
    <w:div w:id="1465079109">
      <w:bodyDiv w:val="1"/>
      <w:marLeft w:val="0"/>
      <w:marRight w:val="0"/>
      <w:marTop w:val="0"/>
      <w:marBottom w:val="0"/>
      <w:divBdr>
        <w:top w:val="none" w:sz="0" w:space="0" w:color="auto"/>
        <w:left w:val="none" w:sz="0" w:space="0" w:color="auto"/>
        <w:bottom w:val="none" w:sz="0" w:space="0" w:color="auto"/>
        <w:right w:val="none" w:sz="0" w:space="0" w:color="auto"/>
      </w:divBdr>
    </w:div>
    <w:div w:id="1503810792">
      <w:bodyDiv w:val="1"/>
      <w:marLeft w:val="0"/>
      <w:marRight w:val="0"/>
      <w:marTop w:val="0"/>
      <w:marBottom w:val="0"/>
      <w:divBdr>
        <w:top w:val="none" w:sz="0" w:space="0" w:color="auto"/>
        <w:left w:val="none" w:sz="0" w:space="0" w:color="auto"/>
        <w:bottom w:val="none" w:sz="0" w:space="0" w:color="auto"/>
        <w:right w:val="none" w:sz="0" w:space="0" w:color="auto"/>
      </w:divBdr>
    </w:div>
    <w:div w:id="1508520887">
      <w:bodyDiv w:val="1"/>
      <w:marLeft w:val="0"/>
      <w:marRight w:val="0"/>
      <w:marTop w:val="0"/>
      <w:marBottom w:val="0"/>
      <w:divBdr>
        <w:top w:val="none" w:sz="0" w:space="0" w:color="auto"/>
        <w:left w:val="none" w:sz="0" w:space="0" w:color="auto"/>
        <w:bottom w:val="none" w:sz="0" w:space="0" w:color="auto"/>
        <w:right w:val="none" w:sz="0" w:space="0" w:color="auto"/>
      </w:divBdr>
    </w:div>
    <w:div w:id="1509099660">
      <w:bodyDiv w:val="1"/>
      <w:marLeft w:val="0"/>
      <w:marRight w:val="0"/>
      <w:marTop w:val="0"/>
      <w:marBottom w:val="0"/>
      <w:divBdr>
        <w:top w:val="none" w:sz="0" w:space="0" w:color="auto"/>
        <w:left w:val="none" w:sz="0" w:space="0" w:color="auto"/>
        <w:bottom w:val="none" w:sz="0" w:space="0" w:color="auto"/>
        <w:right w:val="none" w:sz="0" w:space="0" w:color="auto"/>
      </w:divBdr>
    </w:div>
    <w:div w:id="1631472843">
      <w:bodyDiv w:val="1"/>
      <w:marLeft w:val="0"/>
      <w:marRight w:val="0"/>
      <w:marTop w:val="0"/>
      <w:marBottom w:val="0"/>
      <w:divBdr>
        <w:top w:val="none" w:sz="0" w:space="0" w:color="auto"/>
        <w:left w:val="none" w:sz="0" w:space="0" w:color="auto"/>
        <w:bottom w:val="none" w:sz="0" w:space="0" w:color="auto"/>
        <w:right w:val="none" w:sz="0" w:space="0" w:color="auto"/>
      </w:divBdr>
    </w:div>
    <w:div w:id="1635255124">
      <w:bodyDiv w:val="1"/>
      <w:marLeft w:val="0"/>
      <w:marRight w:val="0"/>
      <w:marTop w:val="0"/>
      <w:marBottom w:val="0"/>
      <w:divBdr>
        <w:top w:val="none" w:sz="0" w:space="0" w:color="auto"/>
        <w:left w:val="none" w:sz="0" w:space="0" w:color="auto"/>
        <w:bottom w:val="none" w:sz="0" w:space="0" w:color="auto"/>
        <w:right w:val="none" w:sz="0" w:space="0" w:color="auto"/>
      </w:divBdr>
    </w:div>
    <w:div w:id="1773553328">
      <w:bodyDiv w:val="1"/>
      <w:marLeft w:val="0"/>
      <w:marRight w:val="0"/>
      <w:marTop w:val="0"/>
      <w:marBottom w:val="0"/>
      <w:divBdr>
        <w:top w:val="none" w:sz="0" w:space="0" w:color="auto"/>
        <w:left w:val="none" w:sz="0" w:space="0" w:color="auto"/>
        <w:bottom w:val="none" w:sz="0" w:space="0" w:color="auto"/>
        <w:right w:val="none" w:sz="0" w:space="0" w:color="auto"/>
      </w:divBdr>
    </w:div>
    <w:div w:id="1832523285">
      <w:bodyDiv w:val="1"/>
      <w:marLeft w:val="0"/>
      <w:marRight w:val="0"/>
      <w:marTop w:val="0"/>
      <w:marBottom w:val="0"/>
      <w:divBdr>
        <w:top w:val="none" w:sz="0" w:space="0" w:color="auto"/>
        <w:left w:val="none" w:sz="0" w:space="0" w:color="auto"/>
        <w:bottom w:val="none" w:sz="0" w:space="0" w:color="auto"/>
        <w:right w:val="none" w:sz="0" w:space="0" w:color="auto"/>
      </w:divBdr>
    </w:div>
    <w:div w:id="1951161590">
      <w:bodyDiv w:val="1"/>
      <w:marLeft w:val="0"/>
      <w:marRight w:val="0"/>
      <w:marTop w:val="0"/>
      <w:marBottom w:val="0"/>
      <w:divBdr>
        <w:top w:val="none" w:sz="0" w:space="0" w:color="auto"/>
        <w:left w:val="none" w:sz="0" w:space="0" w:color="auto"/>
        <w:bottom w:val="none" w:sz="0" w:space="0" w:color="auto"/>
        <w:right w:val="none" w:sz="0" w:space="0" w:color="auto"/>
      </w:divBdr>
    </w:div>
    <w:div w:id="2042779728">
      <w:bodyDiv w:val="1"/>
      <w:marLeft w:val="0"/>
      <w:marRight w:val="0"/>
      <w:marTop w:val="0"/>
      <w:marBottom w:val="0"/>
      <w:divBdr>
        <w:top w:val="none" w:sz="0" w:space="0" w:color="auto"/>
        <w:left w:val="none" w:sz="0" w:space="0" w:color="auto"/>
        <w:bottom w:val="none" w:sz="0" w:space="0" w:color="auto"/>
        <w:right w:val="none" w:sz="0" w:space="0" w:color="auto"/>
      </w:divBdr>
      <w:divsChild>
        <w:div w:id="1254164684">
          <w:marLeft w:val="0"/>
          <w:marRight w:val="0"/>
          <w:marTop w:val="0"/>
          <w:marBottom w:val="0"/>
          <w:divBdr>
            <w:top w:val="none" w:sz="0" w:space="0" w:color="auto"/>
            <w:left w:val="none" w:sz="0" w:space="0" w:color="auto"/>
            <w:bottom w:val="none" w:sz="0" w:space="0" w:color="auto"/>
            <w:right w:val="none" w:sz="0" w:space="0" w:color="auto"/>
          </w:divBdr>
        </w:div>
        <w:div w:id="2055226591">
          <w:marLeft w:val="0"/>
          <w:marRight w:val="0"/>
          <w:marTop w:val="0"/>
          <w:marBottom w:val="0"/>
          <w:divBdr>
            <w:top w:val="none" w:sz="0" w:space="0" w:color="auto"/>
            <w:left w:val="none" w:sz="0" w:space="0" w:color="auto"/>
            <w:bottom w:val="none" w:sz="0" w:space="0" w:color="auto"/>
            <w:right w:val="none" w:sz="0" w:space="0" w:color="auto"/>
          </w:divBdr>
        </w:div>
        <w:div w:id="1084687058">
          <w:marLeft w:val="0"/>
          <w:marRight w:val="0"/>
          <w:marTop w:val="0"/>
          <w:marBottom w:val="0"/>
          <w:divBdr>
            <w:top w:val="none" w:sz="0" w:space="0" w:color="auto"/>
            <w:left w:val="none" w:sz="0" w:space="0" w:color="auto"/>
            <w:bottom w:val="none" w:sz="0" w:space="0" w:color="auto"/>
            <w:right w:val="none" w:sz="0" w:space="0" w:color="auto"/>
          </w:divBdr>
        </w:div>
        <w:div w:id="1052656319">
          <w:marLeft w:val="0"/>
          <w:marRight w:val="0"/>
          <w:marTop w:val="0"/>
          <w:marBottom w:val="0"/>
          <w:divBdr>
            <w:top w:val="none" w:sz="0" w:space="0" w:color="auto"/>
            <w:left w:val="none" w:sz="0" w:space="0" w:color="auto"/>
            <w:bottom w:val="none" w:sz="0" w:space="0" w:color="auto"/>
            <w:right w:val="none" w:sz="0" w:space="0" w:color="auto"/>
          </w:divBdr>
        </w:div>
        <w:div w:id="768737768">
          <w:marLeft w:val="0"/>
          <w:marRight w:val="0"/>
          <w:marTop w:val="0"/>
          <w:marBottom w:val="0"/>
          <w:divBdr>
            <w:top w:val="none" w:sz="0" w:space="0" w:color="auto"/>
            <w:left w:val="none" w:sz="0" w:space="0" w:color="auto"/>
            <w:bottom w:val="none" w:sz="0" w:space="0" w:color="auto"/>
            <w:right w:val="none" w:sz="0" w:space="0" w:color="auto"/>
          </w:divBdr>
        </w:div>
        <w:div w:id="917983608">
          <w:marLeft w:val="0"/>
          <w:marRight w:val="0"/>
          <w:marTop w:val="0"/>
          <w:marBottom w:val="0"/>
          <w:divBdr>
            <w:top w:val="none" w:sz="0" w:space="0" w:color="auto"/>
            <w:left w:val="none" w:sz="0" w:space="0" w:color="auto"/>
            <w:bottom w:val="none" w:sz="0" w:space="0" w:color="auto"/>
            <w:right w:val="none" w:sz="0" w:space="0" w:color="auto"/>
          </w:divBdr>
        </w:div>
      </w:divsChild>
    </w:div>
    <w:div w:id="2086763274">
      <w:bodyDiv w:val="1"/>
      <w:marLeft w:val="0"/>
      <w:marRight w:val="0"/>
      <w:marTop w:val="0"/>
      <w:marBottom w:val="0"/>
      <w:divBdr>
        <w:top w:val="none" w:sz="0" w:space="0" w:color="auto"/>
        <w:left w:val="none" w:sz="0" w:space="0" w:color="auto"/>
        <w:bottom w:val="none" w:sz="0" w:space="0" w:color="auto"/>
        <w:right w:val="none" w:sz="0" w:space="0" w:color="auto"/>
      </w:divBdr>
    </w:div>
    <w:div w:id="2104647974">
      <w:bodyDiv w:val="1"/>
      <w:marLeft w:val="0"/>
      <w:marRight w:val="0"/>
      <w:marTop w:val="0"/>
      <w:marBottom w:val="0"/>
      <w:divBdr>
        <w:top w:val="none" w:sz="0" w:space="0" w:color="auto"/>
        <w:left w:val="none" w:sz="0" w:space="0" w:color="auto"/>
        <w:bottom w:val="none" w:sz="0" w:space="0" w:color="auto"/>
        <w:right w:val="none" w:sz="0" w:space="0" w:color="auto"/>
      </w:divBdr>
    </w:div>
    <w:div w:id="214095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wmf"/><Relationship Id="rId18" Type="http://schemas.openxmlformats.org/officeDocument/2006/relationships/footer" Target="footer3.xml"/><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header" Target="header2.xml"/><Relationship Id="rId25" Type="http://schemas.openxmlformats.org/officeDocument/2006/relationships/image" Target="media/image13.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2.emf"/><Relationship Id="rId32"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11.emf"/><Relationship Id="rId28"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comments" Target="comments.xml"/><Relationship Id="rId31"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10.emf"/><Relationship Id="rId27" Type="http://schemas.openxmlformats.org/officeDocument/2006/relationships/image" Target="media/image15.jpeg"/><Relationship Id="rId30" Type="http://schemas.openxmlformats.org/officeDocument/2006/relationships/image" Target="media/image18.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EA74E-5F0E-4791-9F72-6268E4CFD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3901</TotalTime>
  <Pages>24</Pages>
  <Words>5734</Words>
  <Characters>31543</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
    </vt:vector>
  </TitlesOfParts>
  <Company>IRSTEA</Company>
  <LinksUpToDate>false</LinksUpToDate>
  <CharactersWithSpaces>37203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François Tilmant;Cipriani Thomas;Flora Branger</dc:creator>
  <cp:lastModifiedBy>Isabelle Gouttevin</cp:lastModifiedBy>
  <cp:revision>92</cp:revision>
  <cp:lastPrinted>2014-11-13T21:07:00Z</cp:lastPrinted>
  <dcterms:created xsi:type="dcterms:W3CDTF">2015-09-01T08:01:00Z</dcterms:created>
  <dcterms:modified xsi:type="dcterms:W3CDTF">2015-09-18T14:05:00Z</dcterms:modified>
</cp:coreProperties>
</file>